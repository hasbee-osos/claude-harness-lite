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D70F3" w:rsidP="65CCA6AF" w:rsidRDefault="00DD70F3" w14:paraId="2C078E63" w14:textId="75EC384D"/>
    <w:p w:rsidR="65CCA6AF" w:rsidP="65CCA6AF" w:rsidRDefault="65CCA6AF" w14:paraId="3C145185" w14:textId="39E45035"/>
    <w:p w:rsidR="65CCA6AF" w:rsidP="65CCA6AF" w:rsidRDefault="65CCA6AF" w14:paraId="6C7C5C88" w14:textId="7DE3E2A7"/>
    <w:p w:rsidR="65CCA6AF" w:rsidP="65CCA6AF" w:rsidRDefault="65CCA6AF" w14:paraId="154C60D1" w14:textId="5A44AE3C"/>
    <w:p w:rsidR="65CCA6AF" w:rsidP="65CCA6AF" w:rsidRDefault="65CCA6AF" w14:paraId="09251F70" w14:textId="0FE72751"/>
    <w:p w:rsidR="7291E77A" w:rsidP="03E0E2DF" w:rsidRDefault="7291E77A" w14:paraId="1A6F9399" w14:textId="6D6473A1">
      <w:pPr>
        <w:pStyle w:val="Title"/>
        <w:rPr>
          <w:sz w:val="48"/>
          <w:szCs w:val="48"/>
        </w:rPr>
      </w:pPr>
      <w:r w:rsidRPr="03E0E2DF" w:rsidR="7291E77A">
        <w:rPr>
          <w:sz w:val="48"/>
          <w:szCs w:val="48"/>
        </w:rPr>
        <w:t xml:space="preserve">Development </w:t>
      </w:r>
      <w:r w:rsidRPr="03E0E2DF" w:rsidR="5313B54B">
        <w:rPr>
          <w:sz w:val="48"/>
          <w:szCs w:val="48"/>
        </w:rPr>
        <w:t>Guidelines</w:t>
      </w:r>
    </w:p>
    <w:p w:rsidR="65CCA6AF" w:rsidP="65CCA6AF" w:rsidRDefault="65CCA6AF" w14:paraId="5342932B" w14:textId="08ABD2C8"/>
    <w:p w:rsidR="65CCA6AF" w:rsidP="65CCA6AF" w:rsidRDefault="65CCA6AF" w14:paraId="4BCA2A50" w14:textId="34B25BB2"/>
    <w:p w:rsidR="65CCA6AF" w:rsidP="65CCA6AF" w:rsidRDefault="65CCA6AF" w14:paraId="4C8A8869" w14:textId="7B55DE8E"/>
    <w:p w:rsidR="65CCA6AF" w:rsidP="65CCA6AF" w:rsidRDefault="65CCA6AF" w14:paraId="4F667F2D" w14:textId="66D79552"/>
    <w:p w:rsidR="65CCA6AF" w:rsidP="65CCA6AF" w:rsidRDefault="65CCA6AF" w14:paraId="1760696D" w14:textId="7BCF48CC"/>
    <w:p w:rsidR="65CCA6AF" w:rsidP="65CCA6AF" w:rsidRDefault="65CCA6AF" w14:paraId="14D2AADB" w14:textId="3FDAA346"/>
    <w:p w:rsidR="65CCA6AF" w:rsidP="65CCA6AF" w:rsidRDefault="65CCA6AF" w14:paraId="01DFA1CB" w14:textId="7751C366"/>
    <w:p w:rsidR="65CCA6AF" w:rsidP="65CCA6AF" w:rsidRDefault="65CCA6AF" w14:paraId="762AEE26" w14:textId="7DB9B86A"/>
    <w:p w:rsidR="65CCA6AF" w:rsidP="65CCA6AF" w:rsidRDefault="65CCA6AF" w14:paraId="1EF8D7A1" w14:textId="35CB867E"/>
    <w:p w:rsidR="65CCA6AF" w:rsidP="65CCA6AF" w:rsidRDefault="65CCA6AF" w14:paraId="72F058E2" w14:textId="3075A6F0"/>
    <w:p w:rsidR="65CCA6AF" w:rsidP="65CCA6AF" w:rsidRDefault="65CCA6AF" w14:paraId="1AF2510B" w14:textId="0851851C"/>
    <w:p w:rsidR="65CCA6AF" w:rsidP="65CCA6AF" w:rsidRDefault="65CCA6AF" w14:paraId="7F13ED7A" w14:textId="2465EA39"/>
    <w:p w:rsidR="65CCA6AF" w:rsidP="65CCA6AF" w:rsidRDefault="65CCA6AF" w14:paraId="3CE9886B" w14:textId="5A41FAED"/>
    <w:p w:rsidR="65CCA6AF" w:rsidP="65CCA6AF" w:rsidRDefault="65CCA6AF" w14:paraId="3577AEB6" w14:textId="2A9F52AA"/>
    <w:p w:rsidR="65CCA6AF" w:rsidP="65CCA6AF" w:rsidRDefault="65CCA6AF" w14:paraId="782CDA6D" w14:textId="16B22CCD"/>
    <w:p w:rsidR="65CCA6AF" w:rsidP="65CCA6AF" w:rsidRDefault="65CCA6AF" w14:paraId="09A4C3F1" w14:textId="574659D7"/>
    <w:p w:rsidR="591155E5" w:rsidP="65CCA6AF" w:rsidRDefault="591155E5" w14:paraId="02169705" w14:textId="65B9BE39">
      <w:r w:rsidRPr="65CCA6AF">
        <w:rPr>
          <w:color w:val="FF0000"/>
        </w:rPr>
        <w:t xml:space="preserve">This is not </w:t>
      </w:r>
      <w:r w:rsidRPr="65CCA6AF" w:rsidR="3863C87E">
        <w:rPr>
          <w:color w:val="FF0000"/>
        </w:rPr>
        <w:t>a complete</w:t>
      </w:r>
      <w:r w:rsidRPr="65CCA6AF">
        <w:rPr>
          <w:color w:val="FF0000"/>
        </w:rPr>
        <w:t xml:space="preserve"> guideline this will be updated every day. But you can use this as help to your developer.</w:t>
      </w:r>
    </w:p>
    <w:p w:rsidR="65CCA6AF" w:rsidP="65CCA6AF" w:rsidRDefault="65CCA6AF" w14:paraId="076DB045" w14:textId="28E9E982"/>
    <w:p w:rsidR="7291E77A" w:rsidP="65CCA6AF" w:rsidRDefault="7291E77A" w14:paraId="0BDFBAF9" w14:textId="5638DC6B">
      <w:pPr>
        <w:pStyle w:val="ListParagraph"/>
        <w:numPr>
          <w:ilvl w:val="0"/>
          <w:numId w:val="6"/>
        </w:numPr>
      </w:pPr>
      <w:r>
        <w:t>Database table names</w:t>
      </w:r>
    </w:p>
    <w:p w:rsidR="7291E77A" w:rsidP="65CCA6AF" w:rsidRDefault="7291E77A" w14:paraId="0536070B" w14:textId="47219B5D">
      <w:pPr>
        <w:pStyle w:val="ListParagraph"/>
        <w:numPr>
          <w:ilvl w:val="1"/>
          <w:numId w:val="6"/>
        </w:numPr>
      </w:pPr>
      <w:r>
        <w:t xml:space="preserve">Should start with prefix, </w:t>
      </w:r>
      <w:proofErr w:type="spellStart"/>
      <w:r>
        <w:t>sis_admin</w:t>
      </w:r>
      <w:proofErr w:type="spellEnd"/>
      <w:r>
        <w:t xml:space="preserve">, </w:t>
      </w:r>
      <w:proofErr w:type="spellStart"/>
      <w:r>
        <w:t>sis_student</w:t>
      </w:r>
      <w:proofErr w:type="spellEnd"/>
      <w:r>
        <w:t xml:space="preserve">, </w:t>
      </w:r>
      <w:proofErr w:type="spellStart"/>
      <w:r>
        <w:t>sis_exam</w:t>
      </w:r>
      <w:proofErr w:type="spellEnd"/>
      <w:r>
        <w:t xml:space="preserve">, </w:t>
      </w:r>
      <w:proofErr w:type="spellStart"/>
      <w:r>
        <w:t>sis_timetable</w:t>
      </w:r>
      <w:proofErr w:type="spellEnd"/>
      <w:r>
        <w:t xml:space="preserve"> etc.</w:t>
      </w:r>
    </w:p>
    <w:p w:rsidR="7291E77A" w:rsidP="65CCA6AF" w:rsidRDefault="7291E77A" w14:paraId="33560DEE" w14:textId="4B677790">
      <w:pPr>
        <w:pStyle w:val="ListParagraph"/>
        <w:numPr>
          <w:ilvl w:val="1"/>
          <w:numId w:val="6"/>
        </w:numPr>
      </w:pPr>
      <w:r>
        <w:t xml:space="preserve">Each table </w:t>
      </w:r>
      <w:r w:rsidR="3BEC3558">
        <w:t>should</w:t>
      </w:r>
      <w:r>
        <w:t xml:space="preserve"> have </w:t>
      </w:r>
      <w:r w:rsidR="40DF24A2">
        <w:t>the variables below</w:t>
      </w:r>
      <w:r>
        <w:t>.</w:t>
      </w:r>
    </w:p>
    <w:p w:rsidR="7291E77A" w:rsidP="65CCA6AF" w:rsidRDefault="7291E77A" w14:paraId="4FE9815E" w14:textId="57F47A0B">
      <w:pPr>
        <w:pStyle w:val="ListParagraph"/>
        <w:numPr>
          <w:ilvl w:val="2"/>
          <w:numId w:val="6"/>
        </w:numPr>
      </w:pPr>
      <w:proofErr w:type="spellStart"/>
      <w:r>
        <w:t>structure_master</w:t>
      </w:r>
      <w:proofErr w:type="spellEnd"/>
      <w:r>
        <w:t xml:space="preserve"> </w:t>
      </w:r>
      <w:proofErr w:type="spellStart"/>
      <w:r>
        <w:t>bigint</w:t>
      </w:r>
      <w:proofErr w:type="spellEnd"/>
      <w:r>
        <w:t>(</w:t>
      </w:r>
      <w:proofErr w:type="spellStart"/>
      <w:r>
        <w:t>fk</w:t>
      </w:r>
      <w:proofErr w:type="spellEnd"/>
      <w:r>
        <w:t xml:space="preserve">) to </w:t>
      </w:r>
      <w:proofErr w:type="spellStart"/>
      <w:r>
        <w:t>sis_admin_structure_master</w:t>
      </w:r>
      <w:proofErr w:type="spellEnd"/>
      <w:r>
        <w:t xml:space="preserve"> table</w:t>
      </w:r>
    </w:p>
    <w:p w:rsidR="7291E77A" w:rsidP="65CCA6AF" w:rsidRDefault="7291E77A" w14:paraId="7156DA05" w14:textId="2D1124D2">
      <w:pPr>
        <w:pStyle w:val="ListParagraph"/>
        <w:numPr>
          <w:ilvl w:val="2"/>
          <w:numId w:val="6"/>
        </w:numPr>
      </w:pPr>
      <w:proofErr w:type="spellStart"/>
      <w:r>
        <w:t>active_status</w:t>
      </w:r>
      <w:proofErr w:type="spellEnd"/>
      <w:r>
        <w:t xml:space="preserve"> </w:t>
      </w:r>
      <w:proofErr w:type="spellStart"/>
      <w:r>
        <w:t>boolean</w:t>
      </w:r>
      <w:proofErr w:type="spellEnd"/>
    </w:p>
    <w:p w:rsidR="6F6C0168" w:rsidP="65CCA6AF" w:rsidRDefault="6F6C0168" w14:paraId="454C782C" w14:textId="2599CC1B">
      <w:pPr>
        <w:pStyle w:val="ListParagraph"/>
        <w:numPr>
          <w:ilvl w:val="2"/>
          <w:numId w:val="6"/>
        </w:numPr>
      </w:pPr>
      <w:r>
        <w:t>id</w:t>
      </w:r>
    </w:p>
    <w:p w:rsidR="6F6C0168" w:rsidP="65CCA6AF" w:rsidRDefault="6F6C0168" w14:paraId="0B3EB7BD" w14:textId="529816A0">
      <w:pPr>
        <w:pStyle w:val="ListParagraph"/>
        <w:numPr>
          <w:ilvl w:val="2"/>
          <w:numId w:val="6"/>
        </w:numPr>
      </w:pPr>
      <w:proofErr w:type="spellStart"/>
      <w:r>
        <w:t>created_at</w:t>
      </w:r>
      <w:proofErr w:type="spellEnd"/>
    </w:p>
    <w:p w:rsidR="6F6C0168" w:rsidP="65CCA6AF" w:rsidRDefault="6F6C0168" w14:paraId="567418A9" w14:textId="4B5EB468">
      <w:pPr>
        <w:pStyle w:val="ListParagraph"/>
        <w:numPr>
          <w:ilvl w:val="2"/>
          <w:numId w:val="6"/>
        </w:numPr>
      </w:pPr>
      <w:proofErr w:type="spellStart"/>
      <w:r>
        <w:t>updated_at</w:t>
      </w:r>
      <w:proofErr w:type="spellEnd"/>
    </w:p>
    <w:p w:rsidR="6F6C0168" w:rsidP="65CCA6AF" w:rsidRDefault="6F6C0168" w14:paraId="76B3950C" w14:textId="4F4D2885">
      <w:pPr>
        <w:pStyle w:val="ListParagraph"/>
        <w:numPr>
          <w:ilvl w:val="2"/>
          <w:numId w:val="6"/>
        </w:numPr>
      </w:pPr>
      <w:proofErr w:type="spellStart"/>
      <w:r>
        <w:t>tenant_id</w:t>
      </w:r>
      <w:proofErr w:type="spellEnd"/>
    </w:p>
    <w:p w:rsidR="064CC4FF" w:rsidP="65CCA6AF" w:rsidRDefault="064CC4FF" w14:paraId="37BEE112" w14:textId="6831DD04">
      <w:pPr>
        <w:pStyle w:val="ListParagraph"/>
        <w:numPr>
          <w:ilvl w:val="2"/>
          <w:numId w:val="6"/>
        </w:numPr>
      </w:pPr>
      <w:r>
        <w:t>d</w:t>
      </w:r>
      <w:r w:rsidR="6F6C0168">
        <w:t>eleted</w:t>
      </w:r>
    </w:p>
    <w:p w:rsidR="0558B794" w:rsidP="65CCA6AF" w:rsidRDefault="0558B794" w14:paraId="432F9348" w14:textId="0C52B981">
      <w:pPr>
        <w:pStyle w:val="ListParagraph"/>
        <w:numPr>
          <w:ilvl w:val="2"/>
          <w:numId w:val="6"/>
        </w:numPr>
        <w:spacing w:line="312" w:lineRule="auto"/>
      </w:pPr>
      <w:r>
        <w:t>Use below example.</w:t>
      </w:r>
    </w:p>
    <w:p w:rsidR="19AFD837" w:rsidP="65CCA6AF" w:rsidRDefault="19AFD837" w14:paraId="702EBBA0" w14:textId="26C20983">
      <w:pPr>
        <w:pStyle w:val="ListParagraph"/>
        <w:numPr>
          <w:ilvl w:val="2"/>
          <w:numId w:val="6"/>
        </w:numPr>
      </w:pPr>
      <w:r w:rsidRPr="65CCA6AF">
        <w:rPr>
          <w:rFonts w:ascii="Consolas" w:hAnsi="Consolas" w:eastAsia="Consolas" w:cs="Consolas"/>
          <w:color w:val="E8BF6A"/>
          <w:sz w:val="19"/>
          <w:szCs w:val="19"/>
        </w:rPr>
        <w:t>&lt;</w:t>
      </w:r>
      <w:proofErr w:type="spellStart"/>
      <w:r w:rsidRPr="65CCA6AF">
        <w:rPr>
          <w:rFonts w:ascii="Consolas" w:hAnsi="Consolas" w:eastAsia="Consolas" w:cs="Consolas"/>
          <w:color w:val="E8BF6A"/>
          <w:sz w:val="19"/>
          <w:szCs w:val="19"/>
        </w:rPr>
        <w:t>createTable</w:t>
      </w:r>
      <w:proofErr w:type="spellEnd"/>
      <w:r w:rsidRPr="65CCA6AF">
        <w:rPr>
          <w:rFonts w:ascii="Consolas" w:hAnsi="Consolas" w:eastAsia="Consolas" w:cs="Consolas"/>
          <w:color w:val="E8BF6A"/>
          <w:sz w:val="19"/>
          <w:szCs w:val="19"/>
        </w:rPr>
        <w:t xml:space="preserve"> </w:t>
      </w:r>
      <w:proofErr w:type="spellStart"/>
      <w:r w:rsidRPr="65CCA6AF">
        <w:rPr>
          <w:rFonts w:ascii="Consolas" w:hAnsi="Consolas" w:eastAsia="Consolas" w:cs="Consolas"/>
          <w:color w:val="BABABA"/>
          <w:sz w:val="19"/>
          <w:szCs w:val="19"/>
        </w:rPr>
        <w:t>tableName</w:t>
      </w:r>
      <w:proofErr w:type="spellEnd"/>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sis_admin_semester</w:t>
      </w:r>
      <w:proofErr w:type="spellEnd"/>
      <w:r w:rsidRPr="65CCA6AF">
        <w:rPr>
          <w:rFonts w:ascii="Consolas" w:hAnsi="Consolas" w:eastAsia="Consolas" w:cs="Consolas"/>
          <w:color w:val="6A8759"/>
          <w:sz w:val="19"/>
          <w:szCs w:val="19"/>
        </w:rPr>
        <w:t>"</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proofErr w:type="spellStart"/>
      <w:r w:rsidRPr="65CCA6AF">
        <w:rPr>
          <w:rFonts w:ascii="Consolas" w:hAnsi="Consolas" w:eastAsia="Consolas" w:cs="Consolas"/>
          <w:color w:val="BABABA"/>
          <w:sz w:val="19"/>
          <w:szCs w:val="19"/>
        </w:rPr>
        <w:t>autoIncrement</w:t>
      </w:r>
      <w:proofErr w:type="spellEnd"/>
      <w:r w:rsidRPr="65CCA6AF">
        <w:rPr>
          <w:rFonts w:ascii="Consolas" w:hAnsi="Consolas" w:eastAsia="Consolas" w:cs="Consolas"/>
          <w:color w:val="6A8759"/>
          <w:sz w:val="19"/>
          <w:szCs w:val="19"/>
        </w:rPr>
        <w:t xml:space="preserve">="true"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 xml:space="preserve">="id"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="BIGINT"</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&lt;constraints </w:t>
      </w:r>
      <w:r w:rsidRPr="65CCA6AF">
        <w:rPr>
          <w:rFonts w:ascii="Consolas" w:hAnsi="Consolas" w:eastAsia="Consolas" w:cs="Consolas"/>
          <w:color w:val="BABABA"/>
          <w:sz w:val="19"/>
          <w:szCs w:val="19"/>
        </w:rPr>
        <w:t>nullable</w:t>
      </w:r>
      <w:r w:rsidRPr="65CCA6AF">
        <w:rPr>
          <w:rFonts w:ascii="Consolas" w:hAnsi="Consolas" w:eastAsia="Consolas" w:cs="Consolas"/>
          <w:color w:val="6A8759"/>
          <w:sz w:val="19"/>
          <w:szCs w:val="19"/>
        </w:rPr>
        <w:t xml:space="preserve">="false" </w:t>
      </w:r>
      <w:proofErr w:type="spellStart"/>
      <w:r w:rsidRPr="65CCA6AF">
        <w:rPr>
          <w:rFonts w:ascii="Consolas" w:hAnsi="Consolas" w:eastAsia="Consolas" w:cs="Consolas"/>
          <w:color w:val="BABABA"/>
          <w:sz w:val="19"/>
          <w:szCs w:val="19"/>
        </w:rPr>
        <w:t>primaryKey</w:t>
      </w:r>
      <w:proofErr w:type="spellEnd"/>
      <w:r w:rsidRPr="65CCA6AF">
        <w:rPr>
          <w:rFonts w:ascii="Consolas" w:hAnsi="Consolas" w:eastAsia="Consolas" w:cs="Consolas"/>
          <w:color w:val="6A8759"/>
          <w:sz w:val="19"/>
          <w:szCs w:val="19"/>
        </w:rPr>
        <w:t xml:space="preserve">="true" </w:t>
      </w:r>
      <w:proofErr w:type="spellStart"/>
      <w:r w:rsidRPr="65CCA6AF">
        <w:rPr>
          <w:rFonts w:ascii="Consolas" w:hAnsi="Consolas" w:eastAsia="Consolas" w:cs="Consolas"/>
          <w:color w:val="BABABA"/>
          <w:sz w:val="19"/>
          <w:szCs w:val="19"/>
        </w:rPr>
        <w:t>primaryKeyName</w:t>
      </w:r>
      <w:proofErr w:type="spellEnd"/>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pk_sis_admin_semester</w:t>
      </w:r>
      <w:proofErr w:type="spellEnd"/>
      <w:r w:rsidRPr="65CCA6AF">
        <w:rPr>
          <w:rFonts w:ascii="Consolas" w:hAnsi="Consolas" w:eastAsia="Consolas" w:cs="Consolas"/>
          <w:color w:val="6A8759"/>
          <w:sz w:val="19"/>
          <w:szCs w:val="19"/>
        </w:rPr>
        <w:t>"</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structure_master</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="BIGINT"</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created_at</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 xml:space="preserve">="DATETIME" </w:t>
      </w:r>
      <w:proofErr w:type="spellStart"/>
      <w:r w:rsidRPr="65CCA6AF">
        <w:rPr>
          <w:rFonts w:ascii="Consolas" w:hAnsi="Consolas" w:eastAsia="Consolas" w:cs="Consolas"/>
          <w:color w:val="BABABA"/>
          <w:sz w:val="19"/>
          <w:szCs w:val="19"/>
        </w:rPr>
        <w:t>defaultValueComputed</w:t>
      </w:r>
      <w:proofErr w:type="spellEnd"/>
      <w:r w:rsidRPr="65CCA6AF">
        <w:rPr>
          <w:rFonts w:ascii="Consolas" w:hAnsi="Consolas" w:eastAsia="Consolas" w:cs="Consolas"/>
          <w:color w:val="6A8759"/>
          <w:sz w:val="19"/>
          <w:szCs w:val="19"/>
        </w:rPr>
        <w:t>="CURRENT_TIMESTAMP"</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&lt;constraints </w:t>
      </w:r>
      <w:r w:rsidRPr="65CCA6AF">
        <w:rPr>
          <w:rFonts w:ascii="Consolas" w:hAnsi="Consolas" w:eastAsia="Consolas" w:cs="Consolas"/>
          <w:color w:val="BABABA"/>
          <w:sz w:val="19"/>
          <w:szCs w:val="19"/>
        </w:rPr>
        <w:t>nullable</w:t>
      </w:r>
      <w:r w:rsidRPr="65CCA6AF">
        <w:rPr>
          <w:rFonts w:ascii="Consolas" w:hAnsi="Consolas" w:eastAsia="Consolas" w:cs="Consolas"/>
          <w:color w:val="6A8759"/>
          <w:sz w:val="19"/>
          <w:szCs w:val="19"/>
        </w:rPr>
        <w:t>="false"</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updated_at</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 xml:space="preserve">="DATETIME" </w:t>
      </w:r>
      <w:proofErr w:type="spellStart"/>
      <w:r w:rsidRPr="65CCA6AF">
        <w:rPr>
          <w:rFonts w:ascii="Consolas" w:hAnsi="Consolas" w:eastAsia="Consolas" w:cs="Consolas"/>
          <w:color w:val="BABABA"/>
          <w:sz w:val="19"/>
          <w:szCs w:val="19"/>
        </w:rPr>
        <w:t>defaultValueComputed</w:t>
      </w:r>
      <w:proofErr w:type="spellEnd"/>
      <w:r w:rsidRPr="65CCA6AF">
        <w:rPr>
          <w:rFonts w:ascii="Consolas" w:hAnsi="Consolas" w:eastAsia="Consolas" w:cs="Consolas"/>
          <w:color w:val="6A8759"/>
          <w:sz w:val="19"/>
          <w:szCs w:val="19"/>
        </w:rPr>
        <w:t>="CURRENT_TIMESTAMP"</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&lt;constraints </w:t>
      </w:r>
      <w:r w:rsidRPr="65CCA6AF">
        <w:rPr>
          <w:rFonts w:ascii="Consolas" w:hAnsi="Consolas" w:eastAsia="Consolas" w:cs="Consolas"/>
          <w:color w:val="BABABA"/>
          <w:sz w:val="19"/>
          <w:szCs w:val="19"/>
        </w:rPr>
        <w:t>nullable</w:t>
      </w:r>
      <w:r w:rsidRPr="65CCA6AF">
        <w:rPr>
          <w:rFonts w:ascii="Consolas" w:hAnsi="Consolas" w:eastAsia="Consolas" w:cs="Consolas"/>
          <w:color w:val="6A8759"/>
          <w:sz w:val="19"/>
          <w:szCs w:val="19"/>
        </w:rPr>
        <w:t>="false"</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created_by</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="VARCHAR(255)"</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updated_by</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="VARCHAR(255)"</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tenant_id</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="BIGINT"</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 xml:space="preserve">="deleted"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="BOOLEAN"</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semester_code</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="VARCHAR(10)"</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semester_name</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="VARCHAR(200)"</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 xml:space="preserve">="semester_name2l"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="VARCHAR(200)"</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registered_date</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="DATE"</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&lt;column </w:t>
      </w:r>
      <w:r w:rsidRPr="65CCA6AF">
        <w:rPr>
          <w:rFonts w:ascii="Consolas" w:hAnsi="Consolas" w:eastAsia="Consolas" w:cs="Consolas"/>
          <w:color w:val="BABABA"/>
          <w:sz w:val="19"/>
          <w:szCs w:val="19"/>
        </w:rPr>
        <w:t>name</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active_status</w:t>
      </w:r>
      <w:proofErr w:type="spellEnd"/>
      <w:r w:rsidRPr="65CCA6AF">
        <w:rPr>
          <w:rFonts w:ascii="Consolas" w:hAnsi="Consolas" w:eastAsia="Consolas" w:cs="Consolas"/>
          <w:color w:val="6A8759"/>
          <w:sz w:val="19"/>
          <w:szCs w:val="19"/>
        </w:rPr>
        <w:t xml:space="preserve">" </w:t>
      </w:r>
      <w:r w:rsidRPr="65CCA6AF">
        <w:rPr>
          <w:rFonts w:ascii="Consolas" w:hAnsi="Consolas" w:eastAsia="Consolas" w:cs="Consolas"/>
          <w:color w:val="BABABA"/>
          <w:sz w:val="19"/>
          <w:szCs w:val="19"/>
        </w:rPr>
        <w:t>type</w:t>
      </w:r>
      <w:r w:rsidRPr="65CCA6AF">
        <w:rPr>
          <w:rFonts w:ascii="Consolas" w:hAnsi="Consolas" w:eastAsia="Consolas" w:cs="Consolas"/>
          <w:color w:val="6A8759"/>
          <w:sz w:val="19"/>
          <w:szCs w:val="19"/>
        </w:rPr>
        <w:t>="BOOLEAN"</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&lt;/</w:t>
      </w:r>
      <w:proofErr w:type="spellStart"/>
      <w:r w:rsidRPr="65CCA6AF">
        <w:rPr>
          <w:rFonts w:ascii="Consolas" w:hAnsi="Consolas" w:eastAsia="Consolas" w:cs="Consolas"/>
          <w:color w:val="E8BF6A"/>
          <w:sz w:val="19"/>
          <w:szCs w:val="19"/>
        </w:rPr>
        <w:t>createTable</w:t>
      </w:r>
      <w:proofErr w:type="spellEnd"/>
      <w:r w:rsidRPr="65CCA6AF">
        <w:rPr>
          <w:rFonts w:ascii="Consolas" w:hAnsi="Consolas" w:eastAsia="Consolas" w:cs="Consolas"/>
          <w:color w:val="E8BF6A"/>
          <w:sz w:val="19"/>
          <w:szCs w:val="19"/>
        </w:rPr>
        <w:t>&gt;</w:t>
      </w:r>
    </w:p>
    <w:p w:rsidR="742A8425" w:rsidP="65CCA6AF" w:rsidRDefault="742A8425" w14:paraId="02D04305" w14:textId="47E45A83">
      <w:pPr>
        <w:pStyle w:val="ListParagraph"/>
        <w:numPr>
          <w:ilvl w:val="1"/>
          <w:numId w:val="6"/>
        </w:numPr>
      </w:pPr>
      <w:r>
        <w:t xml:space="preserve">database names like this.  sis_admin_semester_word2_word3, </w:t>
      </w:r>
      <w:proofErr w:type="spellStart"/>
      <w:r>
        <w:t>sis_exam_grading_schema_config</w:t>
      </w:r>
      <w:proofErr w:type="spellEnd"/>
      <w:r w:rsidR="7EA07473">
        <w:t>.</w:t>
      </w:r>
    </w:p>
    <w:p w:rsidR="1221DBF0" w:rsidP="65CCA6AF" w:rsidRDefault="1221DBF0" w14:paraId="269FCAF2" w14:textId="2EE9F811">
      <w:pPr>
        <w:pStyle w:val="ListParagraph"/>
        <w:numPr>
          <w:ilvl w:val="1"/>
          <w:numId w:val="6"/>
        </w:numPr>
      </w:pPr>
      <w:r>
        <w:t xml:space="preserve">For foreign keys strictly follow </w:t>
      </w:r>
      <w:proofErr w:type="gramStart"/>
      <w:r>
        <w:t>below codes</w:t>
      </w:r>
      <w:proofErr w:type="gramEnd"/>
      <w:r>
        <w:t xml:space="preserve"> and write accordingly. </w:t>
      </w:r>
    </w:p>
    <w:p w:rsidR="1221DBF0" w:rsidP="65CCA6AF" w:rsidRDefault="1221DBF0" w14:paraId="5A69BE3C" w14:textId="5A8352A8">
      <w:pPr>
        <w:pStyle w:val="ListParagraph"/>
        <w:numPr>
          <w:ilvl w:val="2"/>
          <w:numId w:val="6"/>
        </w:numPr>
      </w:pPr>
      <w:r w:rsidRPr="65CCA6AF">
        <w:rPr>
          <w:rFonts w:ascii="Consolas" w:hAnsi="Consolas" w:eastAsia="Consolas" w:cs="Consolas"/>
          <w:color w:val="E8BF6A"/>
          <w:sz w:val="19"/>
          <w:szCs w:val="19"/>
        </w:rPr>
        <w:t>&lt;</w:t>
      </w:r>
      <w:proofErr w:type="spellStart"/>
      <w:r w:rsidRPr="65CCA6AF">
        <w:rPr>
          <w:rFonts w:ascii="Consolas" w:hAnsi="Consolas" w:eastAsia="Consolas" w:cs="Consolas"/>
          <w:color w:val="E8BF6A"/>
          <w:sz w:val="19"/>
          <w:szCs w:val="19"/>
        </w:rPr>
        <w:t>changeSet</w:t>
      </w:r>
      <w:proofErr w:type="spellEnd"/>
      <w:r w:rsidRPr="65CCA6AF">
        <w:rPr>
          <w:rFonts w:ascii="Consolas" w:hAnsi="Consolas" w:eastAsia="Consolas" w:cs="Consolas"/>
          <w:color w:val="E8BF6A"/>
          <w:sz w:val="19"/>
          <w:szCs w:val="19"/>
        </w:rPr>
        <w:t xml:space="preserve"> </w:t>
      </w:r>
      <w:r w:rsidRPr="65CCA6AF">
        <w:rPr>
          <w:rFonts w:ascii="Consolas" w:hAnsi="Consolas" w:eastAsia="Consolas" w:cs="Consolas"/>
          <w:color w:val="BABABA"/>
          <w:sz w:val="19"/>
          <w:szCs w:val="19"/>
        </w:rPr>
        <w:t>id</w:t>
      </w:r>
      <w:r w:rsidRPr="65CCA6AF">
        <w:rPr>
          <w:rFonts w:ascii="Consolas" w:hAnsi="Consolas" w:eastAsia="Consolas" w:cs="Consolas"/>
          <w:color w:val="6A8759"/>
          <w:sz w:val="19"/>
          <w:szCs w:val="19"/>
        </w:rPr>
        <w:t>="add-structure-master-</w:t>
      </w:r>
      <w:proofErr w:type="spellStart"/>
      <w:r w:rsidRPr="65CCA6AF">
        <w:rPr>
          <w:rFonts w:ascii="Consolas" w:hAnsi="Consolas" w:eastAsia="Consolas" w:cs="Consolas"/>
          <w:color w:val="6A8759"/>
          <w:sz w:val="19"/>
          <w:szCs w:val="19"/>
        </w:rPr>
        <w:t>fk</w:t>
      </w:r>
      <w:proofErr w:type="spellEnd"/>
      <w:r w:rsidRPr="65CCA6AF">
        <w:rPr>
          <w:rFonts w:ascii="Consolas" w:hAnsi="Consolas" w:eastAsia="Consolas" w:cs="Consolas"/>
          <w:color w:val="6A8759"/>
          <w:sz w:val="19"/>
          <w:szCs w:val="19"/>
        </w:rPr>
        <w:t xml:space="preserve">-for-semester-table" </w:t>
      </w:r>
      <w:r w:rsidRPr="65CCA6AF">
        <w:rPr>
          <w:rFonts w:ascii="Consolas" w:hAnsi="Consolas" w:eastAsia="Consolas" w:cs="Consolas"/>
          <w:color w:val="BABABA"/>
          <w:sz w:val="19"/>
          <w:szCs w:val="19"/>
        </w:rPr>
        <w:t>author</w:t>
      </w:r>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prashanthan</w:t>
      </w:r>
      <w:proofErr w:type="spellEnd"/>
      <w:r w:rsidRPr="65CCA6AF">
        <w:rPr>
          <w:rFonts w:ascii="Consolas" w:hAnsi="Consolas" w:eastAsia="Consolas" w:cs="Consolas"/>
          <w:color w:val="6A8759"/>
          <w:sz w:val="19"/>
          <w:szCs w:val="19"/>
        </w:rPr>
        <w:t>"</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w:t>
      </w:r>
      <w:proofErr w:type="spellStart"/>
      <w:r w:rsidRPr="65CCA6AF">
        <w:rPr>
          <w:rFonts w:ascii="Consolas" w:hAnsi="Consolas" w:eastAsia="Consolas" w:cs="Consolas"/>
          <w:color w:val="E8BF6A"/>
          <w:sz w:val="19"/>
          <w:szCs w:val="19"/>
        </w:rPr>
        <w:t>preConditions</w:t>
      </w:r>
      <w:proofErr w:type="spellEnd"/>
      <w:r w:rsidRPr="65CCA6AF">
        <w:rPr>
          <w:rFonts w:ascii="Consolas" w:hAnsi="Consolas" w:eastAsia="Consolas" w:cs="Consolas"/>
          <w:color w:val="E8BF6A"/>
          <w:sz w:val="19"/>
          <w:szCs w:val="19"/>
        </w:rPr>
        <w:t xml:space="preserve"> </w:t>
      </w:r>
      <w:proofErr w:type="spellStart"/>
      <w:r w:rsidRPr="65CCA6AF">
        <w:rPr>
          <w:rFonts w:ascii="Consolas" w:hAnsi="Consolas" w:eastAsia="Consolas" w:cs="Consolas"/>
          <w:color w:val="BABABA"/>
          <w:sz w:val="19"/>
          <w:szCs w:val="19"/>
        </w:rPr>
        <w:t>onFail</w:t>
      </w:r>
      <w:proofErr w:type="spellEnd"/>
      <w:r w:rsidRPr="65CCA6AF">
        <w:rPr>
          <w:rFonts w:ascii="Consolas" w:hAnsi="Consolas" w:eastAsia="Consolas" w:cs="Consolas"/>
          <w:color w:val="6A8759"/>
          <w:sz w:val="19"/>
          <w:szCs w:val="19"/>
        </w:rPr>
        <w:t xml:space="preserve">="MARK_RAN" </w:t>
      </w:r>
      <w:proofErr w:type="spellStart"/>
      <w:r w:rsidRPr="65CCA6AF">
        <w:rPr>
          <w:rFonts w:ascii="Consolas" w:hAnsi="Consolas" w:eastAsia="Consolas" w:cs="Consolas"/>
          <w:color w:val="BABABA"/>
          <w:sz w:val="19"/>
          <w:szCs w:val="19"/>
        </w:rPr>
        <w:t>onError</w:t>
      </w:r>
      <w:proofErr w:type="spellEnd"/>
      <w:r w:rsidRPr="65CCA6AF">
        <w:rPr>
          <w:rFonts w:ascii="Consolas" w:hAnsi="Consolas" w:eastAsia="Consolas" w:cs="Consolas"/>
          <w:color w:val="6A8759"/>
          <w:sz w:val="19"/>
          <w:szCs w:val="19"/>
        </w:rPr>
        <w:t>="MARK_RAN"</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lastRenderedPageBreak/>
        <w:t xml:space="preserve">        &lt;</w:t>
      </w:r>
      <w:proofErr w:type="spellStart"/>
      <w:r w:rsidRPr="65CCA6AF">
        <w:rPr>
          <w:rFonts w:ascii="Consolas" w:hAnsi="Consolas" w:eastAsia="Consolas" w:cs="Consolas"/>
          <w:color w:val="E8BF6A"/>
          <w:sz w:val="19"/>
          <w:szCs w:val="19"/>
        </w:rPr>
        <w:t>sqlCheck</w:t>
      </w:r>
      <w:proofErr w:type="spellEnd"/>
      <w:r w:rsidRPr="65CCA6AF">
        <w:rPr>
          <w:rFonts w:ascii="Consolas" w:hAnsi="Consolas" w:eastAsia="Consolas" w:cs="Consolas"/>
          <w:color w:val="E8BF6A"/>
          <w:sz w:val="19"/>
          <w:szCs w:val="19"/>
        </w:rPr>
        <w:t xml:space="preserve"> </w:t>
      </w:r>
      <w:proofErr w:type="spellStart"/>
      <w:r w:rsidRPr="65CCA6AF">
        <w:rPr>
          <w:rFonts w:ascii="Consolas" w:hAnsi="Consolas" w:eastAsia="Consolas" w:cs="Consolas"/>
          <w:color w:val="BABABA"/>
          <w:sz w:val="19"/>
          <w:szCs w:val="19"/>
        </w:rPr>
        <w:t>expectedResult</w:t>
      </w:r>
      <w:proofErr w:type="spellEnd"/>
      <w:r w:rsidRPr="65CCA6AF">
        <w:rPr>
          <w:rFonts w:ascii="Consolas" w:hAnsi="Consolas" w:eastAsia="Consolas" w:cs="Consolas"/>
          <w:color w:val="6A8759"/>
          <w:sz w:val="19"/>
          <w:szCs w:val="19"/>
        </w:rPr>
        <w:t>="0"</w:t>
      </w:r>
      <w:r w:rsidRPr="65CCA6AF">
        <w:rPr>
          <w:rFonts w:ascii="Consolas" w:hAnsi="Consolas" w:eastAsia="Consolas" w:cs="Consolas"/>
          <w:color w:val="E8BF6A"/>
          <w:sz w:val="19"/>
          <w:szCs w:val="19"/>
        </w:rPr>
        <w:t>&gt;</w:t>
      </w:r>
      <w:r w:rsidRPr="65CCA6AF">
        <w:rPr>
          <w:rFonts w:ascii="Consolas" w:hAnsi="Consolas" w:eastAsia="Consolas" w:cs="Consolas"/>
          <w:color w:val="A9B7C6"/>
          <w:sz w:val="19"/>
          <w:szCs w:val="19"/>
        </w:rPr>
        <w:t xml:space="preserve">SELECT COUNT(*) FROM </w:t>
      </w:r>
      <w:proofErr w:type="spellStart"/>
      <w:r w:rsidRPr="65CCA6AF">
        <w:rPr>
          <w:rFonts w:ascii="Consolas" w:hAnsi="Consolas" w:eastAsia="Consolas" w:cs="Consolas"/>
          <w:color w:val="A9B7C6"/>
          <w:sz w:val="19"/>
          <w:szCs w:val="19"/>
        </w:rPr>
        <w:t>pg_constraint</w:t>
      </w:r>
      <w:proofErr w:type="spellEnd"/>
      <w:r w:rsidRPr="65CCA6AF">
        <w:rPr>
          <w:rFonts w:ascii="Consolas" w:hAnsi="Consolas" w:eastAsia="Consolas" w:cs="Consolas"/>
          <w:color w:val="A9B7C6"/>
          <w:sz w:val="19"/>
          <w:szCs w:val="19"/>
        </w:rPr>
        <w:t xml:space="preserve"> WHERE </w:t>
      </w:r>
      <w:proofErr w:type="spellStart"/>
      <w:r w:rsidRPr="65CCA6AF">
        <w:rPr>
          <w:rFonts w:ascii="Consolas" w:hAnsi="Consolas" w:eastAsia="Consolas" w:cs="Consolas"/>
          <w:color w:val="A9B7C6"/>
          <w:sz w:val="19"/>
          <w:szCs w:val="19"/>
        </w:rPr>
        <w:t>conname</w:t>
      </w:r>
      <w:proofErr w:type="spellEnd"/>
      <w:r w:rsidRPr="65CCA6AF">
        <w:rPr>
          <w:rFonts w:ascii="Consolas" w:hAnsi="Consolas" w:eastAsia="Consolas" w:cs="Consolas"/>
          <w:color w:val="A9B7C6"/>
          <w:sz w:val="19"/>
          <w:szCs w:val="19"/>
        </w:rPr>
        <w:t xml:space="preserve"> LIKE '</w:t>
      </w:r>
      <w:proofErr w:type="spellStart"/>
      <w:r w:rsidRPr="65CCA6AF">
        <w:rPr>
          <w:rFonts w:ascii="Consolas" w:hAnsi="Consolas" w:eastAsia="Consolas" w:cs="Consolas"/>
          <w:color w:val="A9B7C6"/>
          <w:sz w:val="19"/>
          <w:szCs w:val="19"/>
        </w:rPr>
        <w:t>fk_sis_admin_semester_on_structure_master</w:t>
      </w:r>
      <w:proofErr w:type="spellEnd"/>
      <w:r w:rsidRPr="65CCA6AF">
        <w:rPr>
          <w:rFonts w:ascii="Consolas" w:hAnsi="Consolas" w:eastAsia="Consolas" w:cs="Consolas"/>
          <w:color w:val="A9B7C6"/>
          <w:sz w:val="19"/>
          <w:szCs w:val="19"/>
        </w:rPr>
        <w:t>%'</w:t>
      </w:r>
      <w:r w:rsidRPr="65CCA6AF">
        <w:rPr>
          <w:rFonts w:ascii="Consolas" w:hAnsi="Consolas" w:eastAsia="Consolas" w:cs="Consolas"/>
          <w:color w:val="E8BF6A"/>
          <w:sz w:val="19"/>
          <w:szCs w:val="19"/>
        </w:rPr>
        <w:t>&lt;/</w:t>
      </w:r>
      <w:proofErr w:type="spellStart"/>
      <w:r w:rsidRPr="65CCA6AF">
        <w:rPr>
          <w:rFonts w:ascii="Consolas" w:hAnsi="Consolas" w:eastAsia="Consolas" w:cs="Consolas"/>
          <w:color w:val="E8BF6A"/>
          <w:sz w:val="19"/>
          <w:szCs w:val="19"/>
        </w:rPr>
        <w:t>sqlCheck</w:t>
      </w:r>
      <w:proofErr w:type="spellEnd"/>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w:t>
      </w:r>
      <w:proofErr w:type="spellStart"/>
      <w:r w:rsidRPr="65CCA6AF">
        <w:rPr>
          <w:rFonts w:ascii="Consolas" w:hAnsi="Consolas" w:eastAsia="Consolas" w:cs="Consolas"/>
          <w:color w:val="E8BF6A"/>
          <w:sz w:val="19"/>
          <w:szCs w:val="19"/>
        </w:rPr>
        <w:t>preConditions</w:t>
      </w:r>
      <w:proofErr w:type="spellEnd"/>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 xml:space="preserve">    &lt;</w:t>
      </w:r>
      <w:proofErr w:type="spellStart"/>
      <w:r w:rsidRPr="65CCA6AF">
        <w:rPr>
          <w:rFonts w:ascii="Consolas" w:hAnsi="Consolas" w:eastAsia="Consolas" w:cs="Consolas"/>
          <w:color w:val="E8BF6A"/>
          <w:sz w:val="19"/>
          <w:szCs w:val="19"/>
        </w:rPr>
        <w:t>addForeignKeyConstraint</w:t>
      </w:r>
      <w:proofErr w:type="spellEnd"/>
      <w:r w:rsidRPr="65CCA6AF">
        <w:rPr>
          <w:rFonts w:ascii="Consolas" w:hAnsi="Consolas" w:eastAsia="Consolas" w:cs="Consolas"/>
          <w:color w:val="E8BF6A"/>
          <w:sz w:val="19"/>
          <w:szCs w:val="19"/>
        </w:rPr>
        <w:t xml:space="preserve"> </w:t>
      </w:r>
      <w:proofErr w:type="spellStart"/>
      <w:r w:rsidRPr="65CCA6AF">
        <w:rPr>
          <w:rFonts w:ascii="Consolas" w:hAnsi="Consolas" w:eastAsia="Consolas" w:cs="Consolas"/>
          <w:color w:val="BABABA"/>
          <w:sz w:val="19"/>
          <w:szCs w:val="19"/>
        </w:rPr>
        <w:t>baseColumnNames</w:t>
      </w:r>
      <w:proofErr w:type="spellEnd"/>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structure_master</w:t>
      </w:r>
      <w:proofErr w:type="spellEnd"/>
      <w:r w:rsidRPr="65CCA6AF">
        <w:rPr>
          <w:rFonts w:ascii="Consolas" w:hAnsi="Consolas" w:eastAsia="Consolas" w:cs="Consolas"/>
          <w:color w:val="6A8759"/>
          <w:sz w:val="19"/>
          <w:szCs w:val="19"/>
        </w:rPr>
        <w:t xml:space="preserve">" </w:t>
      </w:r>
      <w:proofErr w:type="spellStart"/>
      <w:r w:rsidRPr="65CCA6AF">
        <w:rPr>
          <w:rFonts w:ascii="Consolas" w:hAnsi="Consolas" w:eastAsia="Consolas" w:cs="Consolas"/>
          <w:color w:val="BABABA"/>
          <w:sz w:val="19"/>
          <w:szCs w:val="19"/>
        </w:rPr>
        <w:t>baseTableName</w:t>
      </w:r>
      <w:proofErr w:type="spellEnd"/>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sis_admin_semester</w:t>
      </w:r>
      <w:proofErr w:type="spellEnd"/>
      <w:r w:rsidRPr="65CCA6AF">
        <w:rPr>
          <w:rFonts w:ascii="Consolas" w:hAnsi="Consolas" w:eastAsia="Consolas" w:cs="Consolas"/>
          <w:color w:val="6A8759"/>
          <w:sz w:val="19"/>
          <w:szCs w:val="19"/>
        </w:rPr>
        <w:t>"</w:t>
      </w:r>
      <w:r>
        <w:br/>
      </w:r>
      <w:r w:rsidRPr="65CCA6AF">
        <w:rPr>
          <w:rFonts w:ascii="Consolas" w:hAnsi="Consolas" w:eastAsia="Consolas" w:cs="Consolas"/>
          <w:color w:val="6A8759"/>
          <w:sz w:val="19"/>
          <w:szCs w:val="19"/>
        </w:rPr>
        <w:t xml:space="preserve">                             </w:t>
      </w:r>
      <w:proofErr w:type="spellStart"/>
      <w:r w:rsidRPr="65CCA6AF">
        <w:rPr>
          <w:rFonts w:ascii="Consolas" w:hAnsi="Consolas" w:eastAsia="Consolas" w:cs="Consolas"/>
          <w:color w:val="BABABA"/>
          <w:sz w:val="19"/>
          <w:szCs w:val="19"/>
        </w:rPr>
        <w:t>constraintName</w:t>
      </w:r>
      <w:proofErr w:type="spellEnd"/>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fk_sis_admin_semester_on_structure_master</w:t>
      </w:r>
      <w:proofErr w:type="spellEnd"/>
      <w:r w:rsidRPr="65CCA6AF">
        <w:rPr>
          <w:rFonts w:ascii="Consolas" w:hAnsi="Consolas" w:eastAsia="Consolas" w:cs="Consolas"/>
          <w:color w:val="6A8759"/>
          <w:sz w:val="19"/>
          <w:szCs w:val="19"/>
        </w:rPr>
        <w:t xml:space="preserve">" </w:t>
      </w:r>
      <w:proofErr w:type="spellStart"/>
      <w:r w:rsidRPr="65CCA6AF">
        <w:rPr>
          <w:rFonts w:ascii="Consolas" w:hAnsi="Consolas" w:eastAsia="Consolas" w:cs="Consolas"/>
          <w:color w:val="BABABA"/>
          <w:sz w:val="19"/>
          <w:szCs w:val="19"/>
        </w:rPr>
        <w:t>referencedColumnNames</w:t>
      </w:r>
      <w:proofErr w:type="spellEnd"/>
      <w:r w:rsidRPr="65CCA6AF">
        <w:rPr>
          <w:rFonts w:ascii="Consolas" w:hAnsi="Consolas" w:eastAsia="Consolas" w:cs="Consolas"/>
          <w:color w:val="6A8759"/>
          <w:sz w:val="19"/>
          <w:szCs w:val="19"/>
        </w:rPr>
        <w:t>="id"</w:t>
      </w:r>
      <w:r>
        <w:br/>
      </w:r>
      <w:r w:rsidRPr="65CCA6AF">
        <w:rPr>
          <w:rFonts w:ascii="Consolas" w:hAnsi="Consolas" w:eastAsia="Consolas" w:cs="Consolas"/>
          <w:color w:val="6A8759"/>
          <w:sz w:val="19"/>
          <w:szCs w:val="19"/>
        </w:rPr>
        <w:t xml:space="preserve">                             </w:t>
      </w:r>
      <w:proofErr w:type="spellStart"/>
      <w:r w:rsidRPr="65CCA6AF">
        <w:rPr>
          <w:rFonts w:ascii="Consolas" w:hAnsi="Consolas" w:eastAsia="Consolas" w:cs="Consolas"/>
          <w:color w:val="BABABA"/>
          <w:sz w:val="19"/>
          <w:szCs w:val="19"/>
        </w:rPr>
        <w:t>referencedTableName</w:t>
      </w:r>
      <w:proofErr w:type="spellEnd"/>
      <w:r w:rsidRPr="65CCA6AF">
        <w:rPr>
          <w:rFonts w:ascii="Consolas" w:hAnsi="Consolas" w:eastAsia="Consolas" w:cs="Consolas"/>
          <w:color w:val="6A8759"/>
          <w:sz w:val="19"/>
          <w:szCs w:val="19"/>
        </w:rPr>
        <w:t>="</w:t>
      </w:r>
      <w:proofErr w:type="spellStart"/>
      <w:r w:rsidRPr="65CCA6AF">
        <w:rPr>
          <w:rFonts w:ascii="Consolas" w:hAnsi="Consolas" w:eastAsia="Consolas" w:cs="Consolas"/>
          <w:color w:val="6A8759"/>
          <w:sz w:val="19"/>
          <w:szCs w:val="19"/>
        </w:rPr>
        <w:t>sis_admin_structure_master</w:t>
      </w:r>
      <w:proofErr w:type="spellEnd"/>
      <w:r w:rsidRPr="65CCA6AF">
        <w:rPr>
          <w:rFonts w:ascii="Consolas" w:hAnsi="Consolas" w:eastAsia="Consolas" w:cs="Consolas"/>
          <w:color w:val="6A8759"/>
          <w:sz w:val="19"/>
          <w:szCs w:val="19"/>
        </w:rPr>
        <w:t>"</w:t>
      </w:r>
      <w:r w:rsidRPr="65CCA6AF">
        <w:rPr>
          <w:rFonts w:ascii="Consolas" w:hAnsi="Consolas" w:eastAsia="Consolas" w:cs="Consolas"/>
          <w:color w:val="E8BF6A"/>
          <w:sz w:val="19"/>
          <w:szCs w:val="19"/>
        </w:rPr>
        <w:t>/&gt;</w:t>
      </w:r>
      <w:r>
        <w:br/>
      </w:r>
      <w:r w:rsidRPr="65CCA6AF">
        <w:rPr>
          <w:rFonts w:ascii="Consolas" w:hAnsi="Consolas" w:eastAsia="Consolas" w:cs="Consolas"/>
          <w:color w:val="E8BF6A"/>
          <w:sz w:val="19"/>
          <w:szCs w:val="19"/>
        </w:rPr>
        <w:t>&lt;/</w:t>
      </w:r>
      <w:proofErr w:type="spellStart"/>
      <w:r w:rsidRPr="65CCA6AF">
        <w:rPr>
          <w:rFonts w:ascii="Consolas" w:hAnsi="Consolas" w:eastAsia="Consolas" w:cs="Consolas"/>
          <w:color w:val="E8BF6A"/>
          <w:sz w:val="19"/>
          <w:szCs w:val="19"/>
        </w:rPr>
        <w:t>changeSet</w:t>
      </w:r>
      <w:proofErr w:type="spellEnd"/>
      <w:r w:rsidRPr="65CCA6AF">
        <w:rPr>
          <w:rFonts w:ascii="Consolas" w:hAnsi="Consolas" w:eastAsia="Consolas" w:cs="Consolas"/>
          <w:color w:val="E8BF6A"/>
          <w:sz w:val="19"/>
          <w:szCs w:val="19"/>
        </w:rPr>
        <w:t>&gt;</w:t>
      </w:r>
    </w:p>
    <w:p w:rsidR="2D50C2EC" w:rsidP="65CCA6AF" w:rsidRDefault="2D50C2EC" w14:paraId="30B599F1" w14:textId="328C780E">
      <w:pPr>
        <w:pStyle w:val="ListParagraph"/>
        <w:numPr>
          <w:ilvl w:val="1"/>
          <w:numId w:val="6"/>
        </w:numPr>
      </w:pPr>
      <w:r>
        <w:t>If</w:t>
      </w:r>
      <w:r w:rsidR="1221DBF0">
        <w:t xml:space="preserve"> </w:t>
      </w:r>
      <w:r>
        <w:t>you are using li</w:t>
      </w:r>
      <w:r w:rsidR="33B75950">
        <w:t xml:space="preserve">sts </w:t>
      </w:r>
      <w:r>
        <w:t xml:space="preserve">like </w:t>
      </w:r>
      <w:r w:rsidR="1221DBF0">
        <w:t>programs</w:t>
      </w:r>
      <w:r w:rsidR="761F87CF">
        <w:t xml:space="preserve">, </w:t>
      </w:r>
      <w:proofErr w:type="spellStart"/>
      <w:r w:rsidR="761F87CF">
        <w:t>semsters</w:t>
      </w:r>
      <w:proofErr w:type="spellEnd"/>
      <w:r w:rsidR="761F87CF">
        <w:t xml:space="preserve">, </w:t>
      </w:r>
      <w:proofErr w:type="spellStart"/>
      <w:r w:rsidR="2764420B">
        <w:t>mainExams</w:t>
      </w:r>
      <w:proofErr w:type="spellEnd"/>
      <w:r w:rsidR="2764420B">
        <w:t xml:space="preserve"> </w:t>
      </w:r>
      <w:proofErr w:type="spellStart"/>
      <w:r w:rsidR="2764420B">
        <w:t>etc</w:t>
      </w:r>
      <w:proofErr w:type="spellEnd"/>
      <w:r w:rsidR="2764420B">
        <w:t xml:space="preserve"> </w:t>
      </w:r>
      <w:r w:rsidR="3A1DEFB4">
        <w:t>always use</w:t>
      </w:r>
      <w:r w:rsidR="479EDC48">
        <w:t xml:space="preserve"> That entity itself. </w:t>
      </w:r>
      <w:r w:rsidRPr="65CCA6AF" w:rsidR="479EDC48">
        <w:rPr>
          <w:highlight w:val="red"/>
        </w:rPr>
        <w:t>Never use</w:t>
      </w:r>
      <w:r w:rsidRPr="65CCA6AF" w:rsidR="3A1DEFB4">
        <w:rPr>
          <w:highlight w:val="red"/>
        </w:rPr>
        <w:t xml:space="preserve"> </w:t>
      </w:r>
      <w:proofErr w:type="spellStart"/>
      <w:r w:rsidRPr="65CCA6AF" w:rsidR="3A1DEFB4">
        <w:rPr>
          <w:highlight w:val="red"/>
        </w:rPr>
        <w:t>StructureMasters</w:t>
      </w:r>
      <w:proofErr w:type="spellEnd"/>
      <w:r w:rsidRPr="65CCA6AF" w:rsidR="248E7C33">
        <w:rPr>
          <w:highlight w:val="red"/>
        </w:rPr>
        <w:t xml:space="preserve"> of that entity</w:t>
      </w:r>
      <w:r w:rsidR="3A1DEFB4">
        <w:t>.</w:t>
      </w:r>
    </w:p>
    <w:p w:rsidR="3FC48A0C" w:rsidP="65CCA6AF" w:rsidRDefault="3FC48A0C" w14:paraId="584A02FC" w14:textId="58B8CA96">
      <w:pPr>
        <w:pStyle w:val="ListParagraph"/>
        <w:numPr>
          <w:ilvl w:val="2"/>
          <w:numId w:val="6"/>
        </w:numPr>
      </w:pPr>
      <w:r>
        <w:t>Always you will have to create table using Liquibase script for adding lists like semester</w:t>
      </w:r>
      <w:r w:rsidR="6BB9DE33">
        <w:t xml:space="preserve">s, programs. Check how </w:t>
      </w:r>
      <w:proofErr w:type="gramStart"/>
      <w:r w:rsidR="6BB9DE33">
        <w:t>main</w:t>
      </w:r>
      <w:proofErr w:type="gramEnd"/>
      <w:r w:rsidR="6BB9DE33">
        <w:t xml:space="preserve"> exam has been done.</w:t>
      </w:r>
    </w:p>
    <w:p w:rsidR="565B2048" w:rsidP="65CCA6AF" w:rsidRDefault="565B2048" w14:paraId="6DF1E24C" w14:textId="5852D5D0">
      <w:pPr>
        <w:pStyle w:val="ListParagraph"/>
        <w:numPr>
          <w:ilvl w:val="1"/>
          <w:numId w:val="6"/>
        </w:numPr>
      </w:pPr>
      <w:r>
        <w:t xml:space="preserve">We are not limiting database columns text like </w:t>
      </w:r>
      <w:proofErr w:type="gramStart"/>
      <w:r>
        <w:t>VARCHAR(</w:t>
      </w:r>
      <w:proofErr w:type="gramEnd"/>
      <w:r>
        <w:t>10), VARCHAR(20), most of the times VARCHAR(2</w:t>
      </w:r>
      <w:r w:rsidR="0C603B3D">
        <w:t>55</w:t>
      </w:r>
      <w:r>
        <w:t>),</w:t>
      </w:r>
      <w:r w:rsidR="7CA44969">
        <w:t xml:space="preserve"> but need to validate from FE.</w:t>
      </w:r>
    </w:p>
    <w:p w:rsidR="7CA44969" w:rsidP="65CCA6AF" w:rsidRDefault="7CA44969" w14:paraId="2F2CEF38" w14:textId="12966A09">
      <w:pPr>
        <w:pStyle w:val="ListParagraph"/>
        <w:numPr>
          <w:ilvl w:val="1"/>
          <w:numId w:val="6"/>
        </w:numPr>
      </w:pPr>
      <w:r>
        <w:t xml:space="preserve">For descriptions and remarks we are using </w:t>
      </w:r>
      <w:proofErr w:type="gramStart"/>
      <w:r>
        <w:t>VARCHAR(</w:t>
      </w:r>
      <w:proofErr w:type="gramEnd"/>
      <w:r>
        <w:t>1000).</w:t>
      </w:r>
    </w:p>
    <w:p w:rsidR="16EC3CF2" w:rsidP="65CCA6AF" w:rsidRDefault="16EC3CF2" w14:paraId="7032FFD4" w14:textId="0E86C172">
      <w:pPr>
        <w:pStyle w:val="ListParagraph"/>
        <w:numPr>
          <w:ilvl w:val="1"/>
          <w:numId w:val="6"/>
        </w:numPr>
      </w:pPr>
      <w:r>
        <w:t>Code generation should be automatic. Need to check that with PO. If that is automatic, then you need to add entry to Document code master.</w:t>
      </w:r>
    </w:p>
    <w:p w:rsidR="69F5B4E4" w:rsidP="65CCA6AF" w:rsidRDefault="69F5B4E4" w14:paraId="781C9E3A" w14:textId="2A8C278D">
      <w:pPr>
        <w:pStyle w:val="ListParagraph"/>
        <w:numPr>
          <w:ilvl w:val="1"/>
          <w:numId w:val="6"/>
        </w:numPr>
      </w:pPr>
      <w:r>
        <w:t xml:space="preserve">For titles and other fields ask from PO for what are the character limit and update header </w:t>
      </w:r>
      <w:r w:rsidR="4FAEBDE1">
        <w:t>Liquibase</w:t>
      </w:r>
      <w:r>
        <w:t xml:space="preserve"> script accordingly (for title 255</w:t>
      </w:r>
      <w:r w:rsidR="5DAED0D9">
        <w:t xml:space="preserve"> characters limit in FE</w:t>
      </w:r>
      <w:r>
        <w:t>).</w:t>
      </w:r>
    </w:p>
    <w:p w:rsidR="4FFB0D32" w:rsidP="65CCA6AF" w:rsidRDefault="4FFB0D32" w14:paraId="3F71A882" w14:textId="3EC6F35D">
      <w:pPr>
        <w:pStyle w:val="ListParagraph"/>
        <w:numPr>
          <w:ilvl w:val="1"/>
          <w:numId w:val="6"/>
        </w:numPr>
        <w:rPr>
          <w:color w:val="242424"/>
          <w:sz w:val="21"/>
          <w:szCs w:val="21"/>
        </w:rPr>
      </w:pPr>
      <w:r>
        <w:t xml:space="preserve">For </w:t>
      </w:r>
      <w:proofErr w:type="gramStart"/>
      <w:r w:rsidRPr="65CCA6AF">
        <w:rPr>
          <w:color w:val="242424"/>
          <w:sz w:val="21"/>
          <w:szCs w:val="21"/>
        </w:rPr>
        <w:t>RTE  (</w:t>
      </w:r>
      <w:proofErr w:type="gramEnd"/>
      <w:r w:rsidRPr="65CCA6AF">
        <w:rPr>
          <w:color w:val="242424"/>
          <w:sz w:val="21"/>
          <w:szCs w:val="21"/>
        </w:rPr>
        <w:t xml:space="preserve">Rich Text Editor data) </w:t>
      </w:r>
      <w:r w:rsidRPr="65CCA6AF" w:rsidR="4B50E480">
        <w:rPr>
          <w:color w:val="242424"/>
          <w:sz w:val="21"/>
          <w:szCs w:val="21"/>
        </w:rPr>
        <w:t>If you don't have M</w:t>
      </w:r>
      <w:ins w:author="Reyaas Rafaideen" w:date="2023-01-12T10:24:00Z" w:id="0">
        <w:r w:rsidRPr="65CCA6AF" w:rsidR="76886248">
          <w:rPr>
            <w:color w:val="242424"/>
            <w:sz w:val="21"/>
            <w:szCs w:val="21"/>
          </w:rPr>
          <w:t>EMO</w:t>
        </w:r>
      </w:ins>
      <w:del w:author="Reyaas Rafaideen" w:date="2023-01-12T10:24:00Z" w:id="1">
        <w:r w:rsidRPr="65CCA6AF" w:rsidDel="4B50E480">
          <w:rPr>
            <w:color w:val="242424"/>
            <w:sz w:val="21"/>
            <w:szCs w:val="21"/>
          </w:rPr>
          <w:delText>OME</w:delText>
        </w:r>
      </w:del>
      <w:r w:rsidRPr="65CCA6AF" w:rsidR="4B50E480">
        <w:rPr>
          <w:color w:val="242424"/>
          <w:sz w:val="21"/>
          <w:szCs w:val="21"/>
        </w:rPr>
        <w:t xml:space="preserve"> data type in </w:t>
      </w:r>
      <w:proofErr w:type="spellStart"/>
      <w:r w:rsidRPr="65CCA6AF" w:rsidR="4B50E480">
        <w:rPr>
          <w:color w:val="242424"/>
          <w:sz w:val="21"/>
          <w:szCs w:val="21"/>
        </w:rPr>
        <w:t>postgresql</w:t>
      </w:r>
      <w:proofErr w:type="spellEnd"/>
      <w:r w:rsidRPr="65CCA6AF" w:rsidR="4B50E480">
        <w:rPr>
          <w:color w:val="242424"/>
          <w:sz w:val="21"/>
          <w:szCs w:val="21"/>
        </w:rPr>
        <w:t xml:space="preserve"> use </w:t>
      </w:r>
      <w:r w:rsidRPr="65CCA6AF" w:rsidR="4D66B164">
        <w:rPr>
          <w:color w:val="242424"/>
          <w:sz w:val="21"/>
          <w:szCs w:val="21"/>
        </w:rPr>
        <w:t>VARCAHR(10000) or higher based on requirement</w:t>
      </w:r>
      <w:r w:rsidRPr="65CCA6AF" w:rsidR="220DD1B5">
        <w:rPr>
          <w:color w:val="242424"/>
          <w:sz w:val="21"/>
          <w:szCs w:val="21"/>
        </w:rPr>
        <w:t>. Consider adding unlimited text limit if possible</w:t>
      </w:r>
      <w:r w:rsidRPr="65CCA6AF" w:rsidR="4D66B164">
        <w:rPr>
          <w:color w:val="242424"/>
          <w:sz w:val="21"/>
          <w:szCs w:val="21"/>
        </w:rPr>
        <w:t>.</w:t>
      </w:r>
      <w:ins w:author="Reyaas Rafaideen" w:date="2023-01-12T10:30:00Z" w:id="2">
        <w:r w:rsidRPr="65CCA6AF" w:rsidR="289EE46E">
          <w:rPr>
            <w:color w:val="242424"/>
            <w:sz w:val="21"/>
            <w:szCs w:val="21"/>
          </w:rPr>
          <w:t xml:space="preserve"> I think need to use TEXT type for unlimited text.</w:t>
        </w:r>
      </w:ins>
    </w:p>
    <w:p w:rsidR="7CA44969" w:rsidP="65CCA6AF" w:rsidRDefault="7CA44969" w14:paraId="36C4F95A" w14:textId="47B9E085">
      <w:pPr>
        <w:pStyle w:val="ListParagraph"/>
        <w:numPr>
          <w:ilvl w:val="1"/>
          <w:numId w:val="6"/>
        </w:numPr>
      </w:pPr>
      <w:r>
        <w:t xml:space="preserve">For </w:t>
      </w:r>
      <w:proofErr w:type="spellStart"/>
      <w:r>
        <w:t>enums</w:t>
      </w:r>
      <w:proofErr w:type="spellEnd"/>
      <w:r>
        <w:t xml:space="preserve"> we are using </w:t>
      </w:r>
      <w:proofErr w:type="gramStart"/>
      <w:r>
        <w:t>VARCHAR(</w:t>
      </w:r>
      <w:proofErr w:type="gramEnd"/>
      <w:r>
        <w:t>255)</w:t>
      </w:r>
    </w:p>
    <w:p w:rsidR="2F06EA6B" w:rsidP="65CCA6AF" w:rsidRDefault="2F06EA6B" w14:paraId="751327B9" w14:textId="60EAEA57">
      <w:pPr>
        <w:pStyle w:val="ListParagraph"/>
        <w:numPr>
          <w:ilvl w:val="1"/>
          <w:numId w:val="6"/>
        </w:numPr>
      </w:pPr>
      <w:r>
        <w:t xml:space="preserve">For float use </w:t>
      </w:r>
      <w:r w:rsidRPr="65CCA6AF">
        <w:rPr>
          <w:color w:val="212529"/>
          <w:sz w:val="21"/>
          <w:szCs w:val="21"/>
        </w:rPr>
        <w:t>double precision</w:t>
      </w:r>
    </w:p>
    <w:p w:rsidR="2F06EA6B" w:rsidP="65CCA6AF" w:rsidRDefault="2F06EA6B" w14:paraId="3B312113" w14:textId="7961DEE6">
      <w:pPr>
        <w:pStyle w:val="ListParagraph"/>
        <w:numPr>
          <w:ilvl w:val="1"/>
          <w:numId w:val="6"/>
        </w:numPr>
      </w:pPr>
      <w:r>
        <w:t xml:space="preserve">For id just copy from existing </w:t>
      </w:r>
      <w:proofErr w:type="spellStart"/>
      <w:r>
        <w:t>liquibase</w:t>
      </w:r>
      <w:proofErr w:type="spellEnd"/>
      <w:r>
        <w:t xml:space="preserve"> script</w:t>
      </w:r>
    </w:p>
    <w:p w:rsidR="3A1DEFB4" w:rsidP="65CCA6AF" w:rsidRDefault="3A1DEFB4" w14:paraId="14D3E854" w14:textId="741EA5C7">
      <w:pPr>
        <w:pStyle w:val="ListParagraph"/>
        <w:numPr>
          <w:ilvl w:val="0"/>
          <w:numId w:val="6"/>
        </w:numPr>
      </w:pPr>
      <w:r>
        <w:t>Entity creation</w:t>
      </w:r>
      <w:r w:rsidR="34751BCD">
        <w:t xml:space="preserve">. (keep in mind for look ups, types, </w:t>
      </w:r>
      <w:proofErr w:type="gramStart"/>
      <w:r w:rsidR="34751BCD">
        <w:t>etc..</w:t>
      </w:r>
      <w:proofErr w:type="gramEnd"/>
      <w:r w:rsidR="34751BCD">
        <w:t xml:space="preserve"> No need to extend from Master entity. Extend from master entity only when </w:t>
      </w:r>
      <w:proofErr w:type="gramStart"/>
      <w:r w:rsidR="34751BCD">
        <w:t>you will</w:t>
      </w:r>
      <w:proofErr w:type="gramEnd"/>
      <w:r w:rsidR="34751BCD">
        <w:t xml:space="preserve"> have list page in</w:t>
      </w:r>
      <w:r w:rsidR="78FC6540">
        <w:t xml:space="preserve"> FE.</w:t>
      </w:r>
      <w:r w:rsidR="4CE36E87">
        <w:t xml:space="preserve"> If you have list page or add page user can add </w:t>
      </w:r>
      <w:proofErr w:type="gramStart"/>
      <w:r w:rsidR="4CE36E87">
        <w:t>data</w:t>
      </w:r>
      <w:proofErr w:type="gramEnd"/>
      <w:r w:rsidR="4CE36E87">
        <w:t xml:space="preserve"> then only you need to extend from Master entity</w:t>
      </w:r>
      <w:r w:rsidR="34751BCD">
        <w:t>)</w:t>
      </w:r>
    </w:p>
    <w:p w:rsidR="74CF79D6" w:rsidP="65CCA6AF" w:rsidRDefault="74CF79D6" w14:paraId="6848825B" w14:textId="65FBA953">
      <w:pPr>
        <w:pStyle w:val="ListParagraph"/>
        <w:numPr>
          <w:ilvl w:val="1"/>
          <w:numId w:val="6"/>
        </w:numPr>
      </w:pPr>
      <w:r>
        <w:t xml:space="preserve">Always extends from </w:t>
      </w:r>
      <w:proofErr w:type="spellStart"/>
      <w:proofErr w:type="gramStart"/>
      <w:r>
        <w:t>MasterEntity</w:t>
      </w:r>
      <w:proofErr w:type="spellEnd"/>
      <w:proofErr w:type="gramEnd"/>
    </w:p>
    <w:p w:rsidR="74CF79D6" w:rsidP="65CCA6AF" w:rsidRDefault="74CF79D6" w14:paraId="2CBBAF9F" w14:textId="55082102">
      <w:pPr>
        <w:pStyle w:val="ListParagraph"/>
        <w:numPr>
          <w:ilvl w:val="2"/>
          <w:numId w:val="6"/>
        </w:numPr>
      </w:pPr>
      <w:proofErr w:type="spellStart"/>
      <w:r>
        <w:t>Eg.</w:t>
      </w:r>
      <w:proofErr w:type="spellEnd"/>
      <w:r>
        <w:t xml:space="preserve"> </w:t>
      </w:r>
      <w:r w:rsidRPr="65CCA6AF">
        <w:rPr>
          <w:rFonts w:ascii="Consolas" w:hAnsi="Consolas" w:eastAsia="Consolas" w:cs="Consolas"/>
          <w:color w:val="CC7832"/>
          <w:sz w:val="19"/>
          <w:szCs w:val="19"/>
        </w:rPr>
        <w:t xml:space="preserve">public class </w:t>
      </w:r>
      <w:r w:rsidRPr="65CCA6AF">
        <w:rPr>
          <w:rFonts w:ascii="Consolas" w:hAnsi="Consolas" w:eastAsia="Consolas" w:cs="Consolas"/>
          <w:color w:val="A9B7C6"/>
          <w:sz w:val="19"/>
          <w:szCs w:val="19"/>
        </w:rPr>
        <w:t xml:space="preserve">Semester </w:t>
      </w:r>
      <w:r w:rsidRPr="65CCA6AF">
        <w:rPr>
          <w:rFonts w:ascii="Consolas" w:hAnsi="Consolas" w:eastAsia="Consolas" w:cs="Consolas"/>
          <w:color w:val="CC7832"/>
          <w:sz w:val="19"/>
          <w:szCs w:val="19"/>
        </w:rPr>
        <w:t xml:space="preserve">extends </w:t>
      </w:r>
      <w:proofErr w:type="spellStart"/>
      <w:proofErr w:type="gramStart"/>
      <w:r w:rsidRPr="65CCA6AF">
        <w:rPr>
          <w:rFonts w:ascii="Consolas" w:hAnsi="Consolas" w:eastAsia="Consolas" w:cs="Consolas"/>
          <w:color w:val="A9B7C6"/>
          <w:sz w:val="19"/>
          <w:szCs w:val="19"/>
        </w:rPr>
        <w:t>MasterEntity</w:t>
      </w:r>
      <w:proofErr w:type="spellEnd"/>
      <w:r w:rsidRPr="65CCA6AF">
        <w:rPr>
          <w:rFonts w:ascii="Consolas" w:hAnsi="Consolas" w:eastAsia="Consolas" w:cs="Consolas"/>
          <w:color w:val="A9B7C6"/>
          <w:sz w:val="19"/>
          <w:szCs w:val="19"/>
        </w:rPr>
        <w:t>{</w:t>
      </w:r>
      <w:proofErr w:type="gramEnd"/>
    </w:p>
    <w:p w:rsidR="65CCA6AF" w:rsidP="65CCA6AF" w:rsidRDefault="65CCA6AF" w14:paraId="075BDD15" w14:textId="2202169A">
      <w:pPr>
        <w:pStyle w:val="ListParagraph"/>
        <w:numPr>
          <w:ilvl w:val="1"/>
          <w:numId w:val="6"/>
        </w:numPr>
      </w:pPr>
    </w:p>
    <w:p w:rsidR="0702091D" w:rsidP="65CCA6AF" w:rsidRDefault="0702091D" w14:paraId="6A455F0B" w14:textId="7079CDEF">
      <w:pPr>
        <w:pStyle w:val="ListParagraph"/>
        <w:numPr>
          <w:ilvl w:val="0"/>
          <w:numId w:val="6"/>
        </w:numPr>
      </w:pPr>
      <w:r>
        <w:t>Services Creation.</w:t>
      </w:r>
      <w:r w:rsidR="52FD01B0">
        <w:t xml:space="preserve"> (keep in mind for look ups, types, </w:t>
      </w:r>
      <w:proofErr w:type="gramStart"/>
      <w:r w:rsidR="52FD01B0">
        <w:t>etc..</w:t>
      </w:r>
      <w:proofErr w:type="gramEnd"/>
      <w:r w:rsidR="52FD01B0">
        <w:t xml:space="preserve"> No need to </w:t>
      </w:r>
      <w:proofErr w:type="gramStart"/>
      <w:r w:rsidR="52FD01B0">
        <w:t>extend from</w:t>
      </w:r>
      <w:proofErr w:type="gramEnd"/>
      <w:r w:rsidR="52FD01B0">
        <w:t xml:space="preserve"> Master Service. Extend from master entity only when </w:t>
      </w:r>
      <w:proofErr w:type="gramStart"/>
      <w:r w:rsidR="52FD01B0">
        <w:t>you will</w:t>
      </w:r>
      <w:proofErr w:type="gramEnd"/>
      <w:r w:rsidR="52FD01B0">
        <w:t xml:space="preserve"> have list page in FE.</w:t>
      </w:r>
      <w:r w:rsidR="590019DC">
        <w:t xml:space="preserve"> If you have list page or add page user can add </w:t>
      </w:r>
      <w:proofErr w:type="gramStart"/>
      <w:r w:rsidR="590019DC">
        <w:t>data</w:t>
      </w:r>
      <w:proofErr w:type="gramEnd"/>
      <w:r w:rsidR="590019DC">
        <w:t xml:space="preserve"> then only you need to extend from Master Service</w:t>
      </w:r>
      <w:r w:rsidR="52FD01B0">
        <w:t>)</w:t>
      </w:r>
    </w:p>
    <w:p w:rsidR="0702091D" w:rsidP="65CCA6AF" w:rsidRDefault="0702091D" w14:paraId="14FDBDE1" w14:textId="5AD0ADF0">
      <w:pPr>
        <w:pStyle w:val="ListParagraph"/>
        <w:numPr>
          <w:ilvl w:val="1"/>
          <w:numId w:val="6"/>
        </w:numPr>
      </w:pPr>
      <w:r>
        <w:t xml:space="preserve">Always extends from </w:t>
      </w:r>
      <w:proofErr w:type="spellStart"/>
      <w:r>
        <w:t>MasterBaseService</w:t>
      </w:r>
      <w:proofErr w:type="spellEnd"/>
      <w:r>
        <w:t xml:space="preserve">, </w:t>
      </w:r>
      <w:r w:rsidR="4DC28669">
        <w:t>AuditBaseService,</w:t>
      </w:r>
    </w:p>
    <w:p w:rsidR="4DC28669" w:rsidP="65CCA6AF" w:rsidRDefault="4DC28669" w14:paraId="3AF0CEF9" w14:textId="53B3E312">
      <w:pPr>
        <w:pStyle w:val="ListParagraph"/>
        <w:numPr>
          <w:ilvl w:val="2"/>
          <w:numId w:val="6"/>
        </w:numPr>
      </w:pPr>
      <w:proofErr w:type="spellStart"/>
      <w:r>
        <w:lastRenderedPageBreak/>
        <w:t>Eg.</w:t>
      </w:r>
      <w:proofErr w:type="spellEnd"/>
      <w:r>
        <w:t xml:space="preserve"> </w:t>
      </w:r>
      <w:r w:rsidRPr="65CCA6AF">
        <w:rPr>
          <w:rFonts w:ascii="Consolas" w:hAnsi="Consolas" w:eastAsia="Consolas" w:cs="Consolas"/>
          <w:color w:val="CC7832"/>
          <w:sz w:val="19"/>
          <w:szCs w:val="19"/>
        </w:rPr>
        <w:t xml:space="preserve">public interface </w:t>
      </w:r>
      <w:proofErr w:type="spellStart"/>
      <w:r w:rsidRPr="65CCA6AF">
        <w:rPr>
          <w:rFonts w:ascii="Consolas" w:hAnsi="Consolas" w:eastAsia="Consolas" w:cs="Consolas"/>
          <w:color w:val="A9B7C6"/>
          <w:sz w:val="19"/>
          <w:szCs w:val="19"/>
        </w:rPr>
        <w:t>SemesterMasterService</w:t>
      </w:r>
      <w:proofErr w:type="spellEnd"/>
      <w:r w:rsidRPr="65CCA6AF">
        <w:rPr>
          <w:rFonts w:ascii="Consolas" w:hAnsi="Consolas" w:eastAsia="Consolas" w:cs="Consolas"/>
          <w:color w:val="A9B7C6"/>
          <w:sz w:val="19"/>
          <w:szCs w:val="19"/>
        </w:rPr>
        <w:t xml:space="preserve"> </w:t>
      </w:r>
      <w:r w:rsidRPr="65CCA6AF">
        <w:rPr>
          <w:rFonts w:ascii="Consolas" w:hAnsi="Consolas" w:eastAsia="Consolas" w:cs="Consolas"/>
          <w:color w:val="CC7832"/>
          <w:sz w:val="19"/>
          <w:szCs w:val="19"/>
        </w:rPr>
        <w:t xml:space="preserve">extends </w:t>
      </w:r>
      <w:proofErr w:type="spellStart"/>
      <w:r w:rsidRPr="65CCA6AF">
        <w:rPr>
          <w:rFonts w:ascii="Consolas" w:hAnsi="Consolas" w:eastAsia="Consolas" w:cs="Consolas"/>
          <w:color w:val="A9B7C6"/>
          <w:sz w:val="19"/>
          <w:szCs w:val="19"/>
        </w:rPr>
        <w:t>MasterBaseService</w:t>
      </w:r>
      <w:proofErr w:type="spellEnd"/>
      <w:r w:rsidRPr="65CCA6AF">
        <w:rPr>
          <w:rFonts w:ascii="Consolas" w:hAnsi="Consolas" w:eastAsia="Consolas" w:cs="Consolas"/>
          <w:color w:val="A9B7C6"/>
          <w:sz w:val="19"/>
          <w:szCs w:val="19"/>
        </w:rPr>
        <w:t>&lt;Semester</w:t>
      </w:r>
      <w:r w:rsidRPr="65CCA6AF">
        <w:rPr>
          <w:rFonts w:ascii="Consolas" w:hAnsi="Consolas" w:eastAsia="Consolas" w:cs="Consolas"/>
          <w:color w:val="CC7832"/>
          <w:sz w:val="19"/>
          <w:szCs w:val="19"/>
        </w:rPr>
        <w:t xml:space="preserve">, </w:t>
      </w:r>
      <w:proofErr w:type="spellStart"/>
      <w:r w:rsidRPr="65CCA6AF">
        <w:rPr>
          <w:rFonts w:ascii="Consolas" w:hAnsi="Consolas" w:eastAsia="Consolas" w:cs="Consolas"/>
          <w:color w:val="A9B7C6"/>
          <w:sz w:val="19"/>
          <w:szCs w:val="19"/>
        </w:rPr>
        <w:t>SemesterMasterRequestDto</w:t>
      </w:r>
      <w:proofErr w:type="spellEnd"/>
      <w:r w:rsidRPr="65CCA6AF">
        <w:rPr>
          <w:rFonts w:ascii="Consolas" w:hAnsi="Consolas" w:eastAsia="Consolas" w:cs="Consolas"/>
          <w:color w:val="CC7832"/>
          <w:sz w:val="19"/>
          <w:szCs w:val="19"/>
        </w:rPr>
        <w:t>,</w:t>
      </w:r>
      <w:r>
        <w:br/>
      </w:r>
      <w:r w:rsidRPr="65CCA6AF">
        <w:rPr>
          <w:rFonts w:ascii="Consolas" w:hAnsi="Consolas" w:eastAsia="Consolas" w:cs="Consolas"/>
          <w:color w:val="CC7832"/>
          <w:sz w:val="19"/>
          <w:szCs w:val="19"/>
        </w:rPr>
        <w:t xml:space="preserve">        </w:t>
      </w:r>
      <w:proofErr w:type="spellStart"/>
      <w:r w:rsidRPr="65CCA6AF">
        <w:rPr>
          <w:rFonts w:ascii="Consolas" w:hAnsi="Consolas" w:eastAsia="Consolas" w:cs="Consolas"/>
          <w:color w:val="A9B7C6"/>
          <w:sz w:val="19"/>
          <w:szCs w:val="19"/>
        </w:rPr>
        <w:t>SemesterMasterResponseDto</w:t>
      </w:r>
      <w:proofErr w:type="spellEnd"/>
      <w:r w:rsidRPr="65CCA6AF">
        <w:rPr>
          <w:rFonts w:ascii="Consolas" w:hAnsi="Consolas" w:eastAsia="Consolas" w:cs="Consolas"/>
          <w:color w:val="CC7832"/>
          <w:sz w:val="19"/>
          <w:szCs w:val="19"/>
        </w:rPr>
        <w:t xml:space="preserve">, </w:t>
      </w:r>
      <w:proofErr w:type="spellStart"/>
      <w:r w:rsidRPr="65CCA6AF">
        <w:rPr>
          <w:rFonts w:ascii="Consolas" w:hAnsi="Consolas" w:eastAsia="Consolas" w:cs="Consolas"/>
          <w:color w:val="A9B7C6"/>
          <w:sz w:val="19"/>
          <w:szCs w:val="19"/>
        </w:rPr>
        <w:t>SemesterMasterFilterDto</w:t>
      </w:r>
      <w:proofErr w:type="spellEnd"/>
      <w:r w:rsidRPr="65CCA6AF">
        <w:rPr>
          <w:rFonts w:ascii="Consolas" w:hAnsi="Consolas" w:eastAsia="Consolas" w:cs="Consolas"/>
          <w:color w:val="A9B7C6"/>
          <w:sz w:val="19"/>
          <w:szCs w:val="19"/>
        </w:rPr>
        <w:t>&gt;</w:t>
      </w:r>
      <w:r w:rsidRPr="65CCA6AF">
        <w:rPr>
          <w:rFonts w:ascii="Consolas" w:hAnsi="Consolas" w:eastAsia="Consolas" w:cs="Consolas"/>
          <w:color w:val="CC7832"/>
          <w:sz w:val="19"/>
          <w:szCs w:val="19"/>
        </w:rPr>
        <w:t xml:space="preserve">, </w:t>
      </w:r>
      <w:r w:rsidRPr="65CCA6AF">
        <w:rPr>
          <w:rFonts w:ascii="Consolas" w:hAnsi="Consolas" w:eastAsia="Consolas" w:cs="Consolas"/>
          <w:color w:val="A9B7C6"/>
          <w:sz w:val="19"/>
          <w:szCs w:val="19"/>
        </w:rPr>
        <w:t>AuditBaseService&lt;Semester</w:t>
      </w:r>
      <w:r w:rsidRPr="65CCA6AF">
        <w:rPr>
          <w:rFonts w:ascii="Consolas" w:hAnsi="Consolas" w:eastAsia="Consolas" w:cs="Consolas"/>
          <w:color w:val="CC7832"/>
          <w:sz w:val="19"/>
          <w:szCs w:val="19"/>
        </w:rPr>
        <w:t xml:space="preserve">, </w:t>
      </w:r>
      <w:proofErr w:type="spellStart"/>
      <w:r w:rsidRPr="65CCA6AF">
        <w:rPr>
          <w:rFonts w:ascii="Consolas" w:hAnsi="Consolas" w:eastAsia="Consolas" w:cs="Consolas"/>
          <w:color w:val="A9B7C6"/>
          <w:sz w:val="19"/>
          <w:szCs w:val="19"/>
        </w:rPr>
        <w:t>SemesterMasterRequestDto</w:t>
      </w:r>
      <w:proofErr w:type="spellEnd"/>
      <w:r w:rsidRPr="65CCA6AF">
        <w:rPr>
          <w:rFonts w:ascii="Consolas" w:hAnsi="Consolas" w:eastAsia="Consolas" w:cs="Consolas"/>
          <w:color w:val="CC7832"/>
          <w:sz w:val="19"/>
          <w:szCs w:val="19"/>
        </w:rPr>
        <w:t>,</w:t>
      </w:r>
      <w:r>
        <w:br/>
      </w:r>
      <w:r w:rsidRPr="65CCA6AF">
        <w:rPr>
          <w:rFonts w:ascii="Consolas" w:hAnsi="Consolas" w:eastAsia="Consolas" w:cs="Consolas"/>
          <w:color w:val="CC7832"/>
          <w:sz w:val="19"/>
          <w:szCs w:val="19"/>
        </w:rPr>
        <w:t xml:space="preserve">                        </w:t>
      </w:r>
      <w:proofErr w:type="spellStart"/>
      <w:r w:rsidRPr="65CCA6AF">
        <w:rPr>
          <w:rFonts w:ascii="Consolas" w:hAnsi="Consolas" w:eastAsia="Consolas" w:cs="Consolas"/>
          <w:color w:val="A9B7C6"/>
          <w:sz w:val="19"/>
          <w:szCs w:val="19"/>
        </w:rPr>
        <w:t>SemesterMasterResponseDto</w:t>
      </w:r>
      <w:proofErr w:type="spellEnd"/>
      <w:r w:rsidRPr="65CCA6AF">
        <w:rPr>
          <w:rFonts w:ascii="Consolas" w:hAnsi="Consolas" w:eastAsia="Consolas" w:cs="Consolas"/>
          <w:color w:val="CC7832"/>
          <w:sz w:val="19"/>
          <w:szCs w:val="19"/>
        </w:rPr>
        <w:t xml:space="preserve">, </w:t>
      </w:r>
      <w:proofErr w:type="spellStart"/>
      <w:r w:rsidRPr="65CCA6AF">
        <w:rPr>
          <w:rFonts w:ascii="Consolas" w:hAnsi="Consolas" w:eastAsia="Consolas" w:cs="Consolas"/>
          <w:color w:val="A9B7C6"/>
          <w:sz w:val="19"/>
          <w:szCs w:val="19"/>
        </w:rPr>
        <w:t>SemesterMasterFilterDto</w:t>
      </w:r>
      <w:proofErr w:type="spellEnd"/>
      <w:r w:rsidRPr="65CCA6AF">
        <w:rPr>
          <w:rFonts w:ascii="Consolas" w:hAnsi="Consolas" w:eastAsia="Consolas" w:cs="Consolas"/>
          <w:color w:val="A9B7C6"/>
          <w:sz w:val="19"/>
          <w:szCs w:val="19"/>
        </w:rPr>
        <w:t>&gt; {</w:t>
      </w:r>
    </w:p>
    <w:p w:rsidR="538ED505" w:rsidP="65CCA6AF" w:rsidRDefault="538ED505" w14:paraId="210A9125" w14:textId="12E45CDC">
      <w:pPr>
        <w:pStyle w:val="ListParagraph"/>
        <w:numPr>
          <w:ilvl w:val="0"/>
          <w:numId w:val="6"/>
        </w:numPr>
      </w:pPr>
      <w:r>
        <w:t>Requests Creation</w:t>
      </w:r>
    </w:p>
    <w:p w:rsidR="115A2AFA" w:rsidP="65CCA6AF" w:rsidRDefault="115A2AFA" w14:paraId="178B9132" w14:textId="3672516B">
      <w:pPr>
        <w:pStyle w:val="ListParagraph"/>
        <w:numPr>
          <w:ilvl w:val="1"/>
          <w:numId w:val="6"/>
        </w:numPr>
      </w:pPr>
      <w:r w:rsidRPr="65CCA6AF">
        <w:rPr>
          <w:rFonts w:ascii="Consolas" w:hAnsi="Consolas" w:eastAsia="Consolas" w:cs="Consolas"/>
          <w:color w:val="CC7832"/>
          <w:sz w:val="19"/>
          <w:szCs w:val="19"/>
        </w:rPr>
        <w:t xml:space="preserve">public class </w:t>
      </w:r>
      <w:proofErr w:type="spellStart"/>
      <w:r w:rsidRPr="65CCA6AF">
        <w:rPr>
          <w:rFonts w:ascii="Consolas" w:hAnsi="Consolas" w:eastAsia="Consolas" w:cs="Consolas"/>
          <w:color w:val="A9B7C6"/>
          <w:sz w:val="19"/>
          <w:szCs w:val="19"/>
        </w:rPr>
        <w:t>SemesterMasterRequestDto</w:t>
      </w:r>
      <w:proofErr w:type="spellEnd"/>
      <w:r w:rsidRPr="65CCA6AF">
        <w:rPr>
          <w:rFonts w:ascii="Consolas" w:hAnsi="Consolas" w:eastAsia="Consolas" w:cs="Consolas"/>
          <w:color w:val="A9B7C6"/>
          <w:sz w:val="19"/>
          <w:szCs w:val="19"/>
        </w:rPr>
        <w:t xml:space="preserve"> </w:t>
      </w:r>
      <w:r w:rsidRPr="65CCA6AF">
        <w:rPr>
          <w:rFonts w:ascii="Consolas" w:hAnsi="Consolas" w:eastAsia="Consolas" w:cs="Consolas"/>
          <w:color w:val="CC7832"/>
          <w:sz w:val="19"/>
          <w:szCs w:val="19"/>
        </w:rPr>
        <w:t xml:space="preserve">extends </w:t>
      </w:r>
      <w:proofErr w:type="spellStart"/>
      <w:proofErr w:type="gramStart"/>
      <w:r w:rsidRPr="65CCA6AF">
        <w:rPr>
          <w:rFonts w:ascii="Consolas" w:hAnsi="Consolas" w:eastAsia="Consolas" w:cs="Consolas"/>
          <w:color w:val="A9B7C6"/>
          <w:sz w:val="19"/>
          <w:szCs w:val="19"/>
        </w:rPr>
        <w:t>BaseAssignedRequestDto</w:t>
      </w:r>
      <w:proofErr w:type="spellEnd"/>
      <w:proofErr w:type="gramEnd"/>
    </w:p>
    <w:p w:rsidR="538ED505" w:rsidP="65CCA6AF" w:rsidRDefault="538ED505" w14:paraId="73E2DE45" w14:textId="031920AA">
      <w:pPr>
        <w:pStyle w:val="ListParagraph"/>
        <w:numPr>
          <w:ilvl w:val="0"/>
          <w:numId w:val="6"/>
        </w:numPr>
      </w:pPr>
      <w:r>
        <w:t>Response Creation</w:t>
      </w:r>
    </w:p>
    <w:p w:rsidR="65021AFF" w:rsidP="65CCA6AF" w:rsidRDefault="65021AFF" w14:paraId="5F1D718F" w14:textId="15BC2B9C">
      <w:pPr>
        <w:pStyle w:val="ListParagraph"/>
        <w:numPr>
          <w:ilvl w:val="1"/>
          <w:numId w:val="6"/>
        </w:numPr>
      </w:pPr>
      <w:r w:rsidRPr="65CCA6AF">
        <w:rPr>
          <w:rFonts w:ascii="Consolas" w:hAnsi="Consolas" w:eastAsia="Consolas" w:cs="Consolas"/>
          <w:color w:val="CC7832"/>
          <w:sz w:val="19"/>
          <w:szCs w:val="19"/>
        </w:rPr>
        <w:t xml:space="preserve">public class </w:t>
      </w:r>
      <w:proofErr w:type="spellStart"/>
      <w:r w:rsidRPr="65CCA6AF">
        <w:rPr>
          <w:rFonts w:ascii="Consolas" w:hAnsi="Consolas" w:eastAsia="Consolas" w:cs="Consolas"/>
          <w:color w:val="A9B7C6"/>
          <w:sz w:val="19"/>
          <w:szCs w:val="19"/>
        </w:rPr>
        <w:t>SemesterMasterResponseDto</w:t>
      </w:r>
      <w:proofErr w:type="spellEnd"/>
      <w:r w:rsidRPr="65CCA6AF">
        <w:rPr>
          <w:rFonts w:ascii="Consolas" w:hAnsi="Consolas" w:eastAsia="Consolas" w:cs="Consolas"/>
          <w:color w:val="A9B7C6"/>
          <w:sz w:val="19"/>
          <w:szCs w:val="19"/>
        </w:rPr>
        <w:t xml:space="preserve"> </w:t>
      </w:r>
      <w:r w:rsidRPr="65CCA6AF">
        <w:rPr>
          <w:rFonts w:ascii="Consolas" w:hAnsi="Consolas" w:eastAsia="Consolas" w:cs="Consolas"/>
          <w:color w:val="CC7832"/>
          <w:sz w:val="19"/>
          <w:szCs w:val="19"/>
        </w:rPr>
        <w:t xml:space="preserve">extends </w:t>
      </w:r>
      <w:proofErr w:type="spellStart"/>
      <w:proofErr w:type="gramStart"/>
      <w:r w:rsidRPr="65CCA6AF">
        <w:rPr>
          <w:rFonts w:ascii="Consolas" w:hAnsi="Consolas" w:eastAsia="Consolas" w:cs="Consolas"/>
          <w:color w:val="A9B7C6"/>
          <w:sz w:val="19"/>
          <w:szCs w:val="19"/>
        </w:rPr>
        <w:t>MasterResponseDto</w:t>
      </w:r>
      <w:proofErr w:type="spellEnd"/>
      <w:proofErr w:type="gramEnd"/>
    </w:p>
    <w:p w:rsidR="538ED505" w:rsidP="65CCA6AF" w:rsidRDefault="538ED505" w14:paraId="42440108" w14:textId="70EE656B">
      <w:pPr>
        <w:pStyle w:val="ListParagraph"/>
        <w:numPr>
          <w:ilvl w:val="0"/>
          <w:numId w:val="6"/>
        </w:numPr>
      </w:pPr>
      <w:r>
        <w:t>Statuses Creation</w:t>
      </w:r>
    </w:p>
    <w:p w:rsidR="3EE7205A" w:rsidP="65CCA6AF" w:rsidRDefault="3EE7205A" w14:paraId="4B103F2A" w14:textId="46779498">
      <w:pPr>
        <w:pStyle w:val="ListParagraph"/>
        <w:numPr>
          <w:ilvl w:val="1"/>
          <w:numId w:val="6"/>
        </w:numPr>
      </w:pPr>
      <w:r w:rsidRPr="65CCA6AF">
        <w:rPr>
          <w:rFonts w:ascii="Consolas" w:hAnsi="Consolas" w:eastAsia="Consolas" w:cs="Consolas"/>
          <w:color w:val="CC7832"/>
          <w:sz w:val="19"/>
          <w:szCs w:val="19"/>
        </w:rPr>
        <w:t xml:space="preserve">public </w:t>
      </w:r>
      <w:proofErr w:type="spellStart"/>
      <w:r w:rsidRPr="65CCA6AF">
        <w:rPr>
          <w:rFonts w:ascii="Consolas" w:hAnsi="Consolas" w:eastAsia="Consolas" w:cs="Consolas"/>
          <w:color w:val="CC7832"/>
          <w:sz w:val="19"/>
          <w:szCs w:val="19"/>
        </w:rPr>
        <w:t>enum</w:t>
      </w:r>
      <w:proofErr w:type="spellEnd"/>
      <w:r w:rsidRPr="65CCA6AF">
        <w:rPr>
          <w:rFonts w:ascii="Consolas" w:hAnsi="Consolas" w:eastAsia="Consolas" w:cs="Consolas"/>
          <w:color w:val="CC7832"/>
          <w:sz w:val="19"/>
          <w:szCs w:val="19"/>
        </w:rPr>
        <w:t xml:space="preserve"> </w:t>
      </w:r>
      <w:proofErr w:type="spellStart"/>
      <w:r w:rsidRPr="65CCA6AF">
        <w:rPr>
          <w:rFonts w:ascii="Consolas" w:hAnsi="Consolas" w:eastAsia="Consolas" w:cs="Consolas"/>
          <w:color w:val="A9B7C6"/>
          <w:sz w:val="19"/>
          <w:szCs w:val="19"/>
        </w:rPr>
        <w:t>ApplicationStatus</w:t>
      </w:r>
      <w:proofErr w:type="spellEnd"/>
      <w:r w:rsidRPr="65CCA6AF">
        <w:rPr>
          <w:rFonts w:ascii="Consolas" w:hAnsi="Consolas" w:eastAsia="Consolas" w:cs="Consolas"/>
          <w:color w:val="A9B7C6"/>
          <w:sz w:val="19"/>
          <w:szCs w:val="19"/>
        </w:rPr>
        <w:t xml:space="preserve"> {</w:t>
      </w:r>
    </w:p>
    <w:p w:rsidR="3EE7205A" w:rsidP="65CCA6AF" w:rsidRDefault="3EE7205A" w14:paraId="6E23A411" w14:textId="0CAB68E3">
      <w:pPr>
        <w:pStyle w:val="ListParagraph"/>
        <w:numPr>
          <w:ilvl w:val="0"/>
          <w:numId w:val="6"/>
        </w:numPr>
      </w:pPr>
      <w:r>
        <w:t>Lookups creation</w:t>
      </w:r>
    </w:p>
    <w:p w:rsidR="65CCA6AF" w:rsidP="4BA3DE27" w:rsidRDefault="036E69CE" w14:paraId="392AF97B" w14:textId="2AC073CD">
      <w:pPr>
        <w:pStyle w:val="ListParagraph"/>
        <w:numPr>
          <w:ilvl w:val="1"/>
          <w:numId w:val="6"/>
        </w:numPr>
        <w:rPr>
          <w:rFonts w:ascii="Consolas" w:hAnsi="Consolas" w:eastAsia="Consolas" w:cs="Consolas"/>
          <w:color w:val="A9B7C6"/>
          <w:sz w:val="19"/>
          <w:szCs w:val="19"/>
        </w:rPr>
      </w:pPr>
      <w:r w:rsidRPr="4BA3DE27">
        <w:rPr>
          <w:rFonts w:ascii="Consolas" w:hAnsi="Consolas" w:eastAsia="Consolas" w:cs="Consolas"/>
          <w:color w:val="CC7832"/>
          <w:sz w:val="19"/>
          <w:szCs w:val="19"/>
        </w:rPr>
        <w:t xml:space="preserve">public class </w:t>
      </w:r>
      <w:proofErr w:type="spellStart"/>
      <w:r w:rsidRPr="4BA3DE27">
        <w:rPr>
          <w:rFonts w:ascii="Consolas" w:hAnsi="Consolas" w:eastAsia="Consolas" w:cs="Consolas"/>
          <w:color w:val="A9B7C6"/>
          <w:sz w:val="19"/>
          <w:szCs w:val="19"/>
        </w:rPr>
        <w:t>CourseType</w:t>
      </w:r>
      <w:proofErr w:type="spellEnd"/>
      <w:r w:rsidRPr="4BA3DE27">
        <w:rPr>
          <w:rFonts w:ascii="Consolas" w:hAnsi="Consolas" w:eastAsia="Consolas" w:cs="Consolas"/>
          <w:color w:val="A9B7C6"/>
          <w:sz w:val="19"/>
          <w:szCs w:val="19"/>
        </w:rPr>
        <w:t xml:space="preserve"> </w:t>
      </w:r>
      <w:r w:rsidRPr="4BA3DE27">
        <w:rPr>
          <w:rFonts w:ascii="Consolas" w:hAnsi="Consolas" w:eastAsia="Consolas" w:cs="Consolas"/>
          <w:color w:val="CC7832"/>
          <w:sz w:val="19"/>
          <w:szCs w:val="19"/>
        </w:rPr>
        <w:t xml:space="preserve">extends </w:t>
      </w:r>
      <w:proofErr w:type="spellStart"/>
      <w:r w:rsidRPr="4BA3DE27">
        <w:rPr>
          <w:rFonts w:ascii="Consolas" w:hAnsi="Consolas" w:eastAsia="Consolas" w:cs="Consolas"/>
          <w:color w:val="A9B7C6"/>
          <w:sz w:val="19"/>
          <w:szCs w:val="19"/>
        </w:rPr>
        <w:t>BaseLookupEntity</w:t>
      </w:r>
      <w:proofErr w:type="spellEnd"/>
      <w:r w:rsidRPr="4BA3DE27">
        <w:rPr>
          <w:rFonts w:ascii="Consolas" w:hAnsi="Consolas" w:eastAsia="Consolas" w:cs="Consolas"/>
          <w:color w:val="A9B7C6"/>
          <w:sz w:val="19"/>
          <w:szCs w:val="19"/>
        </w:rPr>
        <w:t xml:space="preserve"> {</w:t>
      </w:r>
    </w:p>
    <w:p w:rsidR="4A57E84F" w:rsidP="4BA3DE27" w:rsidRDefault="4A57E84F" w14:paraId="60668098" w14:textId="38CDA9DB">
      <w:pPr>
        <w:pStyle w:val="ListParagraph"/>
        <w:numPr>
          <w:ilvl w:val="0"/>
          <w:numId w:val="6"/>
        </w:numPr>
        <w:rPr>
          <w:rFonts w:hAnsi="Calibri" w:eastAsia="Calibri"/>
        </w:rPr>
      </w:pPr>
      <w:r w:rsidRPr="4BA3DE27">
        <w:rPr>
          <w:rFonts w:hAnsi="Calibri" w:eastAsia="Calibri"/>
        </w:rPr>
        <w:t>Always use Campus based filtering using Structure Master unless someone told not to use campus-based filtering.</w:t>
      </w:r>
    </w:p>
    <w:p w:rsidR="036E69CE" w:rsidP="65CCA6AF" w:rsidRDefault="036E69CE" w14:paraId="7F20E297" w14:textId="19FAFBEE">
      <w:pPr>
        <w:pStyle w:val="ListParagraph"/>
        <w:numPr>
          <w:ilvl w:val="0"/>
          <w:numId w:val="6"/>
        </w:numPr>
      </w:pPr>
      <w:r>
        <w:t>Always update module table link column with your module link when you have started a story</w:t>
      </w:r>
      <w:r w:rsidR="4A3A82BF">
        <w:t>.</w:t>
      </w:r>
    </w:p>
    <w:p w:rsidR="67016F57" w:rsidP="4BA3DE27" w:rsidRDefault="67016F57" w14:paraId="23E237AA" w14:textId="32CBE5FF">
      <w:pPr>
        <w:pStyle w:val="ListParagraph"/>
        <w:numPr>
          <w:ilvl w:val="0"/>
          <w:numId w:val="6"/>
        </w:numPr>
        <w:rPr>
          <w:rFonts w:hAnsi="Calibri" w:eastAsia="Calibri"/>
        </w:rPr>
      </w:pPr>
      <w:proofErr w:type="gramStart"/>
      <w:r w:rsidRPr="4BA3DE27">
        <w:rPr>
          <w:rFonts w:hAnsi="Calibri" w:eastAsia="Calibri"/>
        </w:rPr>
        <w:t>Always you</w:t>
      </w:r>
      <w:proofErr w:type="gramEnd"/>
      <w:r w:rsidRPr="4BA3DE27">
        <w:rPr>
          <w:rFonts w:hAnsi="Calibri" w:eastAsia="Calibri"/>
        </w:rPr>
        <w:t xml:space="preserve"> </w:t>
      </w:r>
      <w:proofErr w:type="gramStart"/>
      <w:r w:rsidRPr="4BA3DE27">
        <w:rPr>
          <w:rFonts w:hAnsi="Calibri" w:eastAsia="Calibri"/>
        </w:rPr>
        <w:t>have to</w:t>
      </w:r>
      <w:proofErr w:type="gramEnd"/>
      <w:r w:rsidRPr="4BA3DE27">
        <w:rPr>
          <w:rFonts w:hAnsi="Calibri" w:eastAsia="Calibri"/>
        </w:rPr>
        <w:t xml:space="preserve"> use common components. Never use your custom components for common things </w:t>
      </w:r>
      <w:proofErr w:type="spellStart"/>
      <w:r w:rsidRPr="4BA3DE27">
        <w:rPr>
          <w:rFonts w:hAnsi="Calibri" w:eastAsia="Calibri"/>
        </w:rPr>
        <w:t>eg.</w:t>
      </w:r>
      <w:proofErr w:type="spellEnd"/>
      <w:r w:rsidRPr="4BA3DE27">
        <w:rPr>
          <w:rFonts w:hAnsi="Calibri" w:eastAsia="Calibri"/>
        </w:rPr>
        <w:t xml:space="preserve"> Tables, headers, side drawers, buttons, drag</w:t>
      </w:r>
      <w:r w:rsidRPr="4BA3DE27" w:rsidR="1724260A">
        <w:rPr>
          <w:rFonts w:hAnsi="Calibri" w:eastAsia="Calibri"/>
        </w:rPr>
        <w:t xml:space="preserve"> and drops. If the component is already there using that component. If a common component is not there for that you </w:t>
      </w:r>
      <w:proofErr w:type="gramStart"/>
      <w:r w:rsidRPr="4BA3DE27" w:rsidR="1724260A">
        <w:rPr>
          <w:rFonts w:hAnsi="Calibri" w:eastAsia="Calibri"/>
        </w:rPr>
        <w:t>have to</w:t>
      </w:r>
      <w:proofErr w:type="gramEnd"/>
      <w:r w:rsidRPr="4BA3DE27" w:rsidR="1724260A">
        <w:rPr>
          <w:rFonts w:hAnsi="Calibri" w:eastAsia="Calibri"/>
        </w:rPr>
        <w:t xml:space="preserve"> create a common component for that functionality.</w:t>
      </w:r>
    </w:p>
    <w:p w:rsidR="100BC5E1" w:rsidP="4BA3DE27" w:rsidRDefault="100BC5E1" w14:paraId="2FD4879C" w14:textId="7D8A63F2">
      <w:pPr>
        <w:pStyle w:val="ListParagraph"/>
        <w:numPr>
          <w:ilvl w:val="0"/>
          <w:numId w:val="6"/>
        </w:numPr>
        <w:rPr>
          <w:rFonts w:hAnsi="Calibri" w:eastAsia="Calibri"/>
        </w:rPr>
      </w:pPr>
      <w:r w:rsidRPr="4BA3DE27">
        <w:rPr>
          <w:rFonts w:hAnsi="Calibri" w:eastAsia="Calibri"/>
        </w:rPr>
        <w:t>If any entity has child entity records deletion should be restricted.</w:t>
      </w:r>
    </w:p>
    <w:p w:rsidR="100BC5E1" w:rsidP="4BA3DE27" w:rsidRDefault="100BC5E1" w14:paraId="2149BE84" w14:textId="2903D317">
      <w:pPr>
        <w:pStyle w:val="ListParagraph"/>
        <w:numPr>
          <w:ilvl w:val="0"/>
          <w:numId w:val="6"/>
        </w:numPr>
        <w:rPr>
          <w:rFonts w:hAnsi="Calibri" w:eastAsia="Calibri"/>
        </w:rPr>
      </w:pPr>
      <w:r w:rsidRPr="4BA3DE27">
        <w:rPr>
          <w:rFonts w:hAnsi="Calibri" w:eastAsia="Calibri"/>
        </w:rPr>
        <w:t>For Child tables always use common table components with inline edits.</w:t>
      </w:r>
    </w:p>
    <w:p w:rsidR="38038832" w:rsidP="65CCA6AF" w:rsidRDefault="38038832" w14:paraId="12532CCA" w14:textId="476C6EFC">
      <w:pPr>
        <w:pStyle w:val="ListParagraph"/>
        <w:numPr>
          <w:ilvl w:val="0"/>
          <w:numId w:val="6"/>
        </w:numPr>
      </w:pPr>
      <w:r>
        <w:t>Every modification to the database, you will have to create a new Liquibase script. We are no</w:t>
      </w:r>
      <w:r w:rsidR="0F3A62B0">
        <w:t>t using hibernate auto update at all.</w:t>
      </w:r>
    </w:p>
    <w:p w:rsidR="7CC74D30" w:rsidP="65CCA6AF" w:rsidRDefault="7CC74D30" w14:paraId="10B09EF5" w14:textId="16D5EF9C">
      <w:pPr>
        <w:pStyle w:val="ListParagraph"/>
        <w:numPr>
          <w:ilvl w:val="0"/>
          <w:numId w:val="6"/>
        </w:numPr>
      </w:pPr>
      <w:proofErr w:type="gramStart"/>
      <w:r>
        <w:t xml:space="preserve">Always you </w:t>
      </w:r>
      <w:r w:rsidR="4488FE63">
        <w:t>must</w:t>
      </w:r>
      <w:proofErr w:type="gramEnd"/>
      <w:r>
        <w:t xml:space="preserve"> </w:t>
      </w:r>
      <w:r w:rsidR="717F8670">
        <w:t xml:space="preserve">show </w:t>
      </w:r>
      <w:r>
        <w:t>delete confirmation dialog when you are deleting something.</w:t>
      </w:r>
    </w:p>
    <w:p w:rsidR="2A28992D" w:rsidP="65CCA6AF" w:rsidRDefault="2A28992D" w14:paraId="32780119" w14:textId="679D4A82">
      <w:pPr>
        <w:pStyle w:val="ListParagraph"/>
        <w:numPr>
          <w:ilvl w:val="0"/>
          <w:numId w:val="6"/>
        </w:numPr>
      </w:pPr>
      <w:r>
        <w:t xml:space="preserve">Always you must </w:t>
      </w:r>
      <w:r w:rsidR="75CE5210">
        <w:t>show the cancel confirmation dialog when you cancel</w:t>
      </w:r>
      <w:r w:rsidR="32DAA13F">
        <w:t xml:space="preserve">, </w:t>
      </w:r>
      <w:r w:rsidR="75CE5210">
        <w:t>add new record form with data.</w:t>
      </w:r>
    </w:p>
    <w:p w:rsidR="67ECC167" w:rsidP="65CCA6AF" w:rsidRDefault="67ECC167" w14:paraId="29C97FED" w14:textId="22C58438">
      <w:pPr>
        <w:pStyle w:val="ListParagraph"/>
        <w:numPr>
          <w:ilvl w:val="0"/>
          <w:numId w:val="6"/>
        </w:numPr>
        <w:spacing w:line="312" w:lineRule="auto"/>
      </w:pPr>
      <w:r>
        <w:t>Always use FE and BE common components as much as possible. If you need to modify common components, you need to discuss with me.</w:t>
      </w:r>
    </w:p>
    <w:p w:rsidR="6E143ECB" w:rsidP="65CCA6AF" w:rsidRDefault="6E143ECB" w14:paraId="005922B1" w14:textId="11038C9B">
      <w:pPr>
        <w:pStyle w:val="ListParagraph"/>
        <w:numPr>
          <w:ilvl w:val="0"/>
          <w:numId w:val="6"/>
        </w:numPr>
        <w:spacing w:line="312" w:lineRule="auto"/>
      </w:pPr>
      <w:r>
        <w:t xml:space="preserve">Always look at the PRs by yourself as soon as they have been created and do modifications and push before someone else </w:t>
      </w:r>
      <w:r w:rsidR="0D9D99A2">
        <w:t>reviews</w:t>
      </w:r>
      <w:r>
        <w:t xml:space="preserve"> those.</w:t>
      </w:r>
    </w:p>
    <w:p w:rsidR="6E143ECB" w:rsidP="65CCA6AF" w:rsidRDefault="6E143ECB" w14:paraId="35C0D194" w14:textId="0450AC63">
      <w:pPr>
        <w:pStyle w:val="ListParagraph"/>
        <w:numPr>
          <w:ilvl w:val="0"/>
          <w:numId w:val="6"/>
        </w:numPr>
        <w:spacing w:line="312" w:lineRule="auto"/>
      </w:pPr>
      <w:r>
        <w:t xml:space="preserve">We </w:t>
      </w:r>
      <w:r w:rsidR="2908C336">
        <w:t>do</w:t>
      </w:r>
      <w:r>
        <w:t xml:space="preserve"> not </w:t>
      </w:r>
      <w:r w:rsidR="4FBE5857">
        <w:t>allow</w:t>
      </w:r>
      <w:r>
        <w:t xml:space="preserve"> any commented codes</w:t>
      </w:r>
      <w:r w:rsidR="66813500">
        <w:t>,</w:t>
      </w:r>
      <w:r>
        <w:t xml:space="preserve"> unwanted spaces</w:t>
      </w:r>
      <w:r w:rsidR="658E09D8">
        <w:t xml:space="preserve"> etc.</w:t>
      </w:r>
      <w:r>
        <w:t xml:space="preserve"> </w:t>
      </w:r>
      <w:r w:rsidR="43E766A1">
        <w:t xml:space="preserve">In </w:t>
      </w:r>
      <w:r>
        <w:t>codes.</w:t>
      </w:r>
    </w:p>
    <w:p w:rsidR="110B2A09" w:rsidP="65CCA6AF" w:rsidRDefault="110B2A09" w14:paraId="249E45BC" w14:textId="6BFCD7FE">
      <w:pPr>
        <w:pStyle w:val="ListParagraph"/>
        <w:numPr>
          <w:ilvl w:val="0"/>
          <w:numId w:val="6"/>
        </w:numPr>
        <w:spacing w:line="312" w:lineRule="auto"/>
      </w:pPr>
      <w:r>
        <w:t xml:space="preserve">For </w:t>
      </w:r>
      <w:proofErr w:type="spellStart"/>
      <w:r>
        <w:t>booleans</w:t>
      </w:r>
      <w:proofErr w:type="spellEnd"/>
      <w:r>
        <w:t xml:space="preserve"> (Yes/No) try to use active toggle switch.</w:t>
      </w:r>
    </w:p>
    <w:p w:rsidR="4C5FA64E" w:rsidP="65CCA6AF" w:rsidRDefault="4C5FA64E" w14:paraId="6735F3D3" w14:textId="0687E323">
      <w:pPr>
        <w:pStyle w:val="ListParagraph"/>
        <w:numPr>
          <w:ilvl w:val="0"/>
          <w:numId w:val="6"/>
        </w:numPr>
        <w:spacing w:line="312" w:lineRule="auto"/>
      </w:pPr>
      <w:r>
        <w:t xml:space="preserve">For any course selections never use data from Course Master or Course offering courses. Always use from Student Management -&gt; administration -&gt; </w:t>
      </w:r>
      <w:r w:rsidR="2D671A9E">
        <w:t>Course Pre-Reg Offerings.</w:t>
      </w:r>
      <w:r w:rsidR="4243AB58">
        <w:t xml:space="preserve"> </w:t>
      </w:r>
      <w:proofErr w:type="spellStart"/>
      <w:r w:rsidR="4243AB58">
        <w:t>Eg.</w:t>
      </w:r>
      <w:proofErr w:type="spellEnd"/>
      <w:r w:rsidR="4243AB58">
        <w:t xml:space="preserve"> </w:t>
      </w:r>
      <w:proofErr w:type="spellStart"/>
      <w:r w:rsidR="4243AB58">
        <w:t>StructureMaster</w:t>
      </w:r>
      <w:proofErr w:type="spellEnd"/>
      <w:r w:rsidR="4243AB58">
        <w:t xml:space="preserve"> </w:t>
      </w:r>
      <w:proofErr w:type="spellStart"/>
      <w:r w:rsidR="4243AB58">
        <w:t>coursePreRegOfferingCourse</w:t>
      </w:r>
      <w:proofErr w:type="spellEnd"/>
      <w:r w:rsidR="4243AB58">
        <w:t>, List&lt;</w:t>
      </w:r>
      <w:proofErr w:type="spellStart"/>
      <w:r w:rsidR="4243AB58">
        <w:t>StructureMaster</w:t>
      </w:r>
      <w:proofErr w:type="spellEnd"/>
      <w:r w:rsidR="4243AB58">
        <w:t xml:space="preserve">&gt; </w:t>
      </w:r>
      <w:proofErr w:type="spellStart"/>
      <w:r w:rsidR="4243AB58">
        <w:t>coursePreRegOfferingCourses</w:t>
      </w:r>
      <w:proofErr w:type="spellEnd"/>
    </w:p>
    <w:p w:rsidR="6E6D105C" w:rsidP="65CCA6AF" w:rsidRDefault="6E6D105C" w14:paraId="441BB707" w14:textId="7CCD7768">
      <w:pPr>
        <w:pStyle w:val="ListParagraph"/>
        <w:numPr>
          <w:ilvl w:val="0"/>
          <w:numId w:val="6"/>
        </w:numPr>
        <w:spacing w:line="312" w:lineRule="auto"/>
      </w:pPr>
      <w:r>
        <w:lastRenderedPageBreak/>
        <w:t xml:space="preserve">Never use Semesters from </w:t>
      </w:r>
      <w:proofErr w:type="spellStart"/>
      <w:r>
        <w:t>SemesterMaster</w:t>
      </w:r>
      <w:proofErr w:type="spellEnd"/>
      <w:r>
        <w:t xml:space="preserve"> for your future development. Always use AY Semesters.</w:t>
      </w:r>
      <w:r w:rsidR="52C18EFE">
        <w:t xml:space="preserve"> </w:t>
      </w:r>
      <w:proofErr w:type="spellStart"/>
      <w:r w:rsidR="52C18EFE">
        <w:t>Eg.</w:t>
      </w:r>
      <w:proofErr w:type="spellEnd"/>
      <w:r w:rsidR="52C18EFE">
        <w:t xml:space="preserve"> </w:t>
      </w:r>
      <w:proofErr w:type="spellStart"/>
      <w:r w:rsidR="52C18EFE">
        <w:t>StructureMaster</w:t>
      </w:r>
      <w:proofErr w:type="spellEnd"/>
      <w:r w:rsidR="52C18EFE">
        <w:t xml:space="preserve"> </w:t>
      </w:r>
      <w:proofErr w:type="spellStart"/>
      <w:r w:rsidR="52C18EFE">
        <w:t>aySemester</w:t>
      </w:r>
      <w:proofErr w:type="spellEnd"/>
      <w:r w:rsidR="52C18EFE">
        <w:t>, List&lt;</w:t>
      </w:r>
      <w:proofErr w:type="spellStart"/>
      <w:r w:rsidR="52C18EFE">
        <w:t>StructureMaster</w:t>
      </w:r>
      <w:proofErr w:type="spellEnd"/>
      <w:r w:rsidR="52C18EFE">
        <w:t xml:space="preserve">&gt; </w:t>
      </w:r>
      <w:proofErr w:type="spellStart"/>
      <w:r w:rsidR="52C18EFE">
        <w:t>aySemesters</w:t>
      </w:r>
      <w:proofErr w:type="spellEnd"/>
      <w:r w:rsidR="52C18EFE">
        <w:t>.</w:t>
      </w:r>
    </w:p>
    <w:p w:rsidR="5BCBDCE0" w:rsidP="65CCA6AF" w:rsidRDefault="5BCBDCE0" w14:paraId="7FEF2FC6" w14:textId="2E223D70">
      <w:pPr>
        <w:pStyle w:val="ListParagraph"/>
        <w:numPr>
          <w:ilvl w:val="0"/>
          <w:numId w:val="6"/>
        </w:numPr>
        <w:spacing w:line="312" w:lineRule="auto"/>
      </w:pPr>
      <w:r>
        <w:t>Always when use attachment use attachment showing as well.</w:t>
      </w:r>
    </w:p>
    <w:p w:rsidR="1E69EF4C" w:rsidP="65CCA6AF" w:rsidRDefault="1E69EF4C" w14:paraId="7AFE8EB5" w14:textId="71B8F212">
      <w:pPr>
        <w:pStyle w:val="ListParagraph"/>
        <w:numPr>
          <w:ilvl w:val="0"/>
          <w:numId w:val="6"/>
        </w:numPr>
        <w:spacing w:line="312" w:lineRule="auto"/>
      </w:pPr>
      <w:r>
        <w:t xml:space="preserve">On </w:t>
      </w:r>
      <w:proofErr w:type="gramStart"/>
      <w:r>
        <w:t>Add</w:t>
      </w:r>
      <w:proofErr w:type="gramEnd"/>
      <w:r>
        <w:t xml:space="preserve">/View/Edit page there is </w:t>
      </w:r>
      <w:r w:rsidR="0CBB9228">
        <w:t>a toggle</w:t>
      </w:r>
      <w:r>
        <w:t xml:space="preserve"> button to show active status on </w:t>
      </w:r>
      <w:r w:rsidR="352AC4FF">
        <w:t>the header</w:t>
      </w:r>
      <w:r>
        <w:t xml:space="preserve"> of page. If there is </w:t>
      </w:r>
      <w:r w:rsidR="24CB93BC">
        <w:t xml:space="preserve">no </w:t>
      </w:r>
      <w:r>
        <w:t xml:space="preserve">specific reason </w:t>
      </w:r>
      <w:r w:rsidR="175AF956">
        <w:t>always add that active status toggle button.</w:t>
      </w:r>
    </w:p>
    <w:p w:rsidR="64AE529F" w:rsidP="65CCA6AF" w:rsidRDefault="64AE529F" w14:paraId="60088410" w14:textId="41D85D57">
      <w:pPr>
        <w:pStyle w:val="ListParagraph"/>
        <w:numPr>
          <w:ilvl w:val="0"/>
          <w:numId w:val="6"/>
        </w:numPr>
        <w:spacing w:line="312" w:lineRule="auto"/>
      </w:pPr>
      <w:r>
        <w:t xml:space="preserve">How to choose </w:t>
      </w:r>
      <w:r w:rsidR="19C77B84">
        <w:t>Enum</w:t>
      </w:r>
      <w:r>
        <w:t xml:space="preserve"> or look </w:t>
      </w:r>
      <w:r w:rsidR="089647C6">
        <w:t>up with a BE</w:t>
      </w:r>
      <w:r w:rsidR="7431B504">
        <w:t xml:space="preserve"> </w:t>
      </w:r>
      <w:r>
        <w:t>table.</w:t>
      </w:r>
    </w:p>
    <w:p w:rsidR="64AE529F" w:rsidP="65CCA6AF" w:rsidRDefault="64AE529F" w14:paraId="23920F96" w14:textId="40B80B87">
      <w:pPr>
        <w:pStyle w:val="ListParagraph"/>
        <w:numPr>
          <w:ilvl w:val="1"/>
          <w:numId w:val="6"/>
        </w:numPr>
        <w:spacing w:line="312" w:lineRule="auto"/>
      </w:pPr>
      <w:r>
        <w:t xml:space="preserve">Ask from PO/BA whether this field needed to be added new </w:t>
      </w:r>
      <w:r w:rsidR="00DB6A20">
        <w:t xml:space="preserve">values later. </w:t>
      </w:r>
      <w:r w:rsidR="1AC1A6AE">
        <w:t xml:space="preserve">If there </w:t>
      </w:r>
      <w:r w:rsidR="4FD3C6D6">
        <w:t>are</w:t>
      </w:r>
      <w:r w:rsidR="1AC1A6AE">
        <w:t xml:space="preserve"> no new values later for this field or </w:t>
      </w:r>
      <w:proofErr w:type="gramStart"/>
      <w:r w:rsidR="1AC1A6AE">
        <w:t xml:space="preserve">there </w:t>
      </w:r>
      <w:r w:rsidR="29DF5F2A">
        <w:t>is</w:t>
      </w:r>
      <w:proofErr w:type="gramEnd"/>
      <w:r w:rsidR="17957809">
        <w:t xml:space="preserve"> </w:t>
      </w:r>
      <w:r w:rsidR="1AC1A6AE">
        <w:t>BE logic involving with</w:t>
      </w:r>
      <w:r w:rsidR="7663B87F">
        <w:t xml:space="preserve"> values of </w:t>
      </w:r>
      <w:r w:rsidR="39751925">
        <w:t>field,</w:t>
      </w:r>
      <w:r w:rsidR="1AC1A6AE">
        <w:t xml:space="preserve"> then you have to use </w:t>
      </w:r>
      <w:proofErr w:type="spellStart"/>
      <w:r w:rsidR="1AC1A6AE">
        <w:t>enum</w:t>
      </w:r>
      <w:proofErr w:type="spellEnd"/>
      <w:r w:rsidR="1AC1A6AE">
        <w:t>.</w:t>
      </w:r>
      <w:r w:rsidR="3E2569B2">
        <w:t xml:space="preserve"> (</w:t>
      </w:r>
      <w:r w:rsidR="1FF544D4">
        <w:t>If</w:t>
      </w:r>
      <w:r w:rsidR="3E2569B2">
        <w:t xml:space="preserve"> there is code </w:t>
      </w:r>
      <w:r w:rsidR="5DEE4EC7">
        <w:t>logic</w:t>
      </w:r>
      <w:r w:rsidR="3E2569B2">
        <w:t xml:space="preserve"> for values in field no point adding new values from FE)</w:t>
      </w:r>
      <w:r w:rsidR="6D552598">
        <w:t>.</w:t>
      </w:r>
    </w:p>
    <w:p w:rsidR="6D552598" w:rsidP="65CCA6AF" w:rsidRDefault="6D552598" w14:paraId="38E0A873" w14:textId="7B6CC70F">
      <w:pPr>
        <w:pStyle w:val="ListParagraph"/>
        <w:numPr>
          <w:ilvl w:val="1"/>
          <w:numId w:val="6"/>
        </w:numPr>
        <w:spacing w:line="312" w:lineRule="auto"/>
      </w:pPr>
      <w:r>
        <w:t xml:space="preserve">Like Professor, Teacher, Mr., Miss, etc. Those kinds of things will be from </w:t>
      </w:r>
      <w:proofErr w:type="spellStart"/>
      <w:r>
        <w:t>sis_general_lookup</w:t>
      </w:r>
      <w:proofErr w:type="spellEnd"/>
      <w:r>
        <w:t xml:space="preserve"> itself.</w:t>
      </w:r>
      <w:r w:rsidR="6CD0F376">
        <w:t xml:space="preserve"> If you need to create </w:t>
      </w:r>
      <w:r w:rsidR="34DA1041">
        <w:t>a new</w:t>
      </w:r>
      <w:r w:rsidR="6CD0F376">
        <w:t xml:space="preserve"> look up </w:t>
      </w:r>
      <w:r w:rsidR="043A8154">
        <w:t>table,</w:t>
      </w:r>
      <w:r w:rsidR="6CD0F376">
        <w:t xml:space="preserve"> please inform me.</w:t>
      </w:r>
    </w:p>
    <w:p w:rsidR="2514FA13" w:rsidP="65CCA6AF" w:rsidRDefault="2514FA13" w14:paraId="0F7D5522" w14:textId="4CB8F61F">
      <w:pPr>
        <w:pStyle w:val="ListParagraph"/>
        <w:numPr>
          <w:ilvl w:val="0"/>
          <w:numId w:val="6"/>
        </w:numPr>
        <w:spacing w:line="312" w:lineRule="auto"/>
      </w:pPr>
      <w:r>
        <w:t>Remove all console.log in FE codes.</w:t>
      </w:r>
    </w:p>
    <w:p w:rsidR="23C0DE03" w:rsidP="65CCA6AF" w:rsidRDefault="23C0DE03" w14:paraId="2E9910AB" w14:textId="76D59868">
      <w:pPr>
        <w:pStyle w:val="ListParagraph"/>
        <w:numPr>
          <w:ilvl w:val="0"/>
          <w:numId w:val="6"/>
        </w:numPr>
        <w:spacing w:line="312" w:lineRule="auto"/>
      </w:pPr>
      <w:r>
        <w:t>Remove commented codes from Both FE and BE</w:t>
      </w:r>
      <w:r w:rsidR="2FF3B55D">
        <w:t>.</w:t>
      </w:r>
    </w:p>
    <w:p w:rsidR="2FF3B55D" w:rsidP="65CCA6AF" w:rsidRDefault="2FF3B55D" w14:paraId="698A5DF2" w14:textId="4837F358">
      <w:pPr>
        <w:pStyle w:val="ListParagraph"/>
        <w:numPr>
          <w:ilvl w:val="0"/>
          <w:numId w:val="6"/>
        </w:numPr>
        <w:spacing w:line="312" w:lineRule="auto"/>
      </w:pPr>
      <w:r>
        <w:t>Always use plural for endpoints and singular for Entities.</w:t>
      </w:r>
    </w:p>
    <w:p w:rsidR="51626F0C" w:rsidP="65CCA6AF" w:rsidRDefault="51626F0C" w14:paraId="50B1C514" w14:textId="1B759357">
      <w:pPr>
        <w:pStyle w:val="ListParagraph"/>
        <w:numPr>
          <w:ilvl w:val="0"/>
          <w:numId w:val="6"/>
        </w:numPr>
        <w:spacing w:line="312" w:lineRule="auto"/>
      </w:pPr>
      <w:r>
        <w:t>No @Autowire annotation, use constructor injection.</w:t>
      </w:r>
    </w:p>
    <w:p w:rsidR="4A544A1D" w:rsidP="2B463266" w:rsidRDefault="4A544A1D" w14:paraId="093D1615" w14:textId="108DB4F7">
      <w:pPr>
        <w:pStyle w:val="ListParagraph"/>
        <w:numPr>
          <w:ilvl w:val="0"/>
          <w:numId w:val="6"/>
        </w:numPr>
        <w:spacing w:line="312" w:lineRule="auto"/>
      </w:pPr>
      <w:r>
        <w:t xml:space="preserve">When there are two tables in one page like parent and child parent table should </w:t>
      </w:r>
      <w:proofErr w:type="gramStart"/>
      <w:r>
        <w:t>has</w:t>
      </w:r>
      <w:proofErr w:type="gramEnd"/>
      <w:r>
        <w:t xml:space="preserve"> 5 as records per page</w:t>
      </w:r>
      <w:r w:rsidR="4CB43B47">
        <w:t>.</w:t>
      </w:r>
    </w:p>
    <w:p w:rsidR="65638FEE" w:rsidP="2B463266" w:rsidRDefault="65638FEE" w14:paraId="09A92831" w14:textId="031209D5">
      <w:pPr>
        <w:spacing w:line="312" w:lineRule="auto"/>
        <w:rPr>
          <w:rFonts w:hAnsi="Calibri" w:eastAsia="Calibri"/>
        </w:rPr>
      </w:pPr>
      <w:r>
        <w:rPr>
          <w:noProof/>
        </w:rPr>
        <w:drawing>
          <wp:inline distT="0" distB="0" distL="0" distR="0" wp14:anchorId="14721D42" wp14:editId="12640A2C">
            <wp:extent cx="4572000" cy="2466975"/>
            <wp:effectExtent l="0" t="0" r="0" b="0"/>
            <wp:docPr id="2133426468" name="Picture 21334264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466975"/>
                    </a:xfrm>
                    <a:prstGeom prst="rect">
                      <a:avLst/>
                    </a:prstGeom>
                  </pic:spPr>
                </pic:pic>
              </a:graphicData>
            </a:graphic>
          </wp:inline>
        </w:drawing>
      </w:r>
    </w:p>
    <w:p w:rsidR="1C6115EC" w:rsidP="2B463266" w:rsidRDefault="1C6115EC" w14:paraId="3E51032F" w14:textId="6C9BA741">
      <w:pPr>
        <w:pStyle w:val="ListParagraph"/>
        <w:numPr>
          <w:ilvl w:val="0"/>
          <w:numId w:val="6"/>
        </w:numPr>
        <w:spacing w:line="312" w:lineRule="auto"/>
        <w:rPr>
          <w:rFonts w:hAnsi="Calibri" w:eastAsia="Calibri"/>
        </w:rPr>
      </w:pPr>
      <w:r w:rsidRPr="2B463266">
        <w:rPr>
          <w:rFonts w:hAnsi="Calibri" w:eastAsia="Calibri"/>
        </w:rPr>
        <w:lastRenderedPageBreak/>
        <w:t xml:space="preserve">For all future developments you </w:t>
      </w:r>
      <w:proofErr w:type="gramStart"/>
      <w:r w:rsidRPr="2B463266">
        <w:rPr>
          <w:rFonts w:hAnsi="Calibri" w:eastAsia="Calibri"/>
        </w:rPr>
        <w:t>have to</w:t>
      </w:r>
      <w:proofErr w:type="gramEnd"/>
      <w:r w:rsidRPr="2B463266">
        <w:rPr>
          <w:rFonts w:hAnsi="Calibri" w:eastAsia="Calibri"/>
        </w:rPr>
        <w:t xml:space="preserve"> add two </w:t>
      </w:r>
      <w:r w:rsidRPr="2B463266" w:rsidR="7AB2549E">
        <w:rPr>
          <w:rFonts w:hAnsi="Calibri" w:eastAsia="Calibri"/>
        </w:rPr>
        <w:t xml:space="preserve">new </w:t>
      </w:r>
      <w:r w:rsidRPr="2B463266">
        <w:rPr>
          <w:rFonts w:hAnsi="Calibri" w:eastAsia="Calibri"/>
        </w:rPr>
        <w:t xml:space="preserve">fields </w:t>
      </w:r>
      <w:r w:rsidRPr="2B463266" w:rsidR="16F39B45">
        <w:rPr>
          <w:rFonts w:hAnsi="Calibri" w:eastAsia="Calibri"/>
        </w:rPr>
        <w:t>to the table</w:t>
      </w:r>
      <w:r w:rsidRPr="2B463266" w:rsidR="66BE606B">
        <w:rPr>
          <w:rFonts w:hAnsi="Calibri" w:eastAsia="Calibri"/>
        </w:rPr>
        <w:t xml:space="preserve"> when you add a </w:t>
      </w:r>
      <w:r w:rsidRPr="2B463266">
        <w:rPr>
          <w:rFonts w:hAnsi="Calibri" w:eastAsia="Calibri"/>
        </w:rPr>
        <w:t>status</w:t>
      </w:r>
      <w:r w:rsidRPr="2B463266" w:rsidR="12D483A8">
        <w:rPr>
          <w:rFonts w:hAnsi="Calibri" w:eastAsia="Calibri"/>
        </w:rPr>
        <w:t xml:space="preserve"> for an entity. These fields</w:t>
      </w:r>
      <w:r w:rsidRPr="2B463266">
        <w:rPr>
          <w:rFonts w:hAnsi="Calibri" w:eastAsia="Calibri"/>
        </w:rPr>
        <w:t xml:space="preserve"> </w:t>
      </w:r>
      <w:r w:rsidRPr="2B463266" w:rsidR="0118EB03">
        <w:rPr>
          <w:rFonts w:hAnsi="Calibri" w:eastAsia="Calibri"/>
        </w:rPr>
        <w:t>are for</w:t>
      </w:r>
      <w:r w:rsidRPr="2B463266">
        <w:rPr>
          <w:rFonts w:hAnsi="Calibri" w:eastAsia="Calibri"/>
        </w:rPr>
        <w:t xml:space="preserve"> update date and update by.</w:t>
      </w:r>
      <w:r w:rsidRPr="2B463266" w:rsidR="11BA3D68">
        <w:rPr>
          <w:rFonts w:hAnsi="Calibri" w:eastAsia="Calibri"/>
        </w:rPr>
        <w:t xml:space="preserve"> When someone changes the status you same time you </w:t>
      </w:r>
      <w:proofErr w:type="gramStart"/>
      <w:r w:rsidRPr="2B463266" w:rsidR="11BA3D68">
        <w:rPr>
          <w:rFonts w:hAnsi="Calibri" w:eastAsia="Calibri"/>
        </w:rPr>
        <w:t>have to</w:t>
      </w:r>
      <w:proofErr w:type="gramEnd"/>
      <w:r w:rsidRPr="2B463266" w:rsidR="11BA3D68">
        <w:rPr>
          <w:rFonts w:hAnsi="Calibri" w:eastAsia="Calibri"/>
        </w:rPr>
        <w:t xml:space="preserve"> update </w:t>
      </w:r>
      <w:proofErr w:type="gramStart"/>
      <w:r w:rsidRPr="2B463266" w:rsidR="11BA3D68">
        <w:rPr>
          <w:rFonts w:hAnsi="Calibri" w:eastAsia="Calibri"/>
        </w:rPr>
        <w:t>other</w:t>
      </w:r>
      <w:proofErr w:type="gramEnd"/>
      <w:r w:rsidRPr="2B463266" w:rsidR="11BA3D68">
        <w:rPr>
          <w:rFonts w:hAnsi="Calibri" w:eastAsia="Calibri"/>
        </w:rPr>
        <w:t xml:space="preserve"> two fields as well. Check </w:t>
      </w:r>
      <w:proofErr w:type="spellStart"/>
      <w:r w:rsidRPr="2B463266" w:rsidR="11BA3D68">
        <w:rPr>
          <w:rFonts w:hAnsi="Calibri" w:eastAsia="Calibri"/>
        </w:rPr>
        <w:t>ApplicationServiceImpl</w:t>
      </w:r>
      <w:proofErr w:type="spellEnd"/>
      <w:r w:rsidRPr="2B463266" w:rsidR="11BA3D68">
        <w:rPr>
          <w:rFonts w:hAnsi="Calibri" w:eastAsia="Calibri"/>
        </w:rPr>
        <w:t xml:space="preserve"> how that has been done.</w:t>
      </w:r>
      <w:r w:rsidRPr="2B463266" w:rsidR="46246698">
        <w:rPr>
          <w:rFonts w:hAnsi="Calibri" w:eastAsia="Calibri"/>
        </w:rPr>
        <w:t xml:space="preserve"> This should be shown below to status in list page table.</w:t>
      </w:r>
    </w:p>
    <w:p w:rsidR="1C6115EC" w:rsidP="2B463266" w:rsidRDefault="1C6115EC" w14:paraId="35617EC0" w14:textId="45D5CB51">
      <w:pPr>
        <w:spacing w:line="312" w:lineRule="auto"/>
        <w:rPr>
          <w:rFonts w:hAnsi="Calibri" w:eastAsia="Calibri"/>
        </w:rPr>
      </w:pPr>
      <w:proofErr w:type="spellStart"/>
      <w:r w:rsidRPr="2B463266">
        <w:rPr>
          <w:rFonts w:hAnsi="Calibri" w:eastAsia="Calibri"/>
        </w:rPr>
        <w:t>Eg.</w:t>
      </w:r>
      <w:proofErr w:type="spellEnd"/>
      <w:r w:rsidRPr="2B463266">
        <w:rPr>
          <w:rFonts w:hAnsi="Calibri" w:eastAsia="Calibri"/>
        </w:rPr>
        <w:t xml:space="preserve"> </w:t>
      </w:r>
      <w:proofErr w:type="spellStart"/>
      <w:r w:rsidRPr="2B463266">
        <w:rPr>
          <w:rFonts w:hAnsi="Calibri" w:eastAsia="Calibri"/>
        </w:rPr>
        <w:t>applicationStatus</w:t>
      </w:r>
      <w:proofErr w:type="spellEnd"/>
    </w:p>
    <w:p w:rsidR="1C6115EC" w:rsidP="2B463266" w:rsidRDefault="1C6115EC" w14:paraId="1F164603" w14:textId="69D83200">
      <w:pPr>
        <w:spacing w:line="312" w:lineRule="auto"/>
        <w:rPr>
          <w:rFonts w:hAnsi="Calibri" w:eastAsia="Calibri"/>
        </w:rPr>
      </w:pPr>
      <w:proofErr w:type="spellStart"/>
      <w:r w:rsidRPr="2B463266">
        <w:rPr>
          <w:rFonts w:hAnsi="Calibri" w:eastAsia="Calibri"/>
        </w:rPr>
        <w:t>applicationStatusUpdatedBy</w:t>
      </w:r>
      <w:proofErr w:type="spellEnd"/>
      <w:r w:rsidRPr="2B463266">
        <w:rPr>
          <w:rFonts w:hAnsi="Calibri" w:eastAsia="Calibri"/>
        </w:rPr>
        <w:t xml:space="preserve">, </w:t>
      </w:r>
      <w:proofErr w:type="spellStart"/>
      <w:r w:rsidRPr="2B463266">
        <w:rPr>
          <w:rFonts w:hAnsi="Calibri" w:eastAsia="Calibri"/>
        </w:rPr>
        <w:t>applicationStatusUpdatedAt</w:t>
      </w:r>
      <w:proofErr w:type="spellEnd"/>
    </w:p>
    <w:p w:rsidR="2ADD4B1C" w:rsidP="2B463266" w:rsidRDefault="2ADD4B1C" w14:paraId="4E44A708" w14:textId="3171C359">
      <w:pPr>
        <w:spacing w:line="312" w:lineRule="auto"/>
      </w:pPr>
      <w:r>
        <w:rPr>
          <w:noProof/>
        </w:rPr>
        <w:drawing>
          <wp:inline distT="0" distB="0" distL="0" distR="0" wp14:anchorId="10C125AE" wp14:editId="7044970F">
            <wp:extent cx="4572000" cy="1676400"/>
            <wp:effectExtent l="0" t="0" r="0" b="0"/>
            <wp:docPr id="1978673797" name="Picture 197867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1676400"/>
                    </a:xfrm>
                    <a:prstGeom prst="rect">
                      <a:avLst/>
                    </a:prstGeom>
                  </pic:spPr>
                </pic:pic>
              </a:graphicData>
            </a:graphic>
          </wp:inline>
        </w:drawing>
      </w:r>
    </w:p>
    <w:p w:rsidR="09018C89" w:rsidP="2B463266" w:rsidRDefault="09018C89" w14:paraId="1A994DFB" w14:textId="6626B609">
      <w:pPr>
        <w:pStyle w:val="ListParagraph"/>
        <w:numPr>
          <w:ilvl w:val="0"/>
          <w:numId w:val="6"/>
        </w:numPr>
        <w:spacing w:line="312" w:lineRule="auto"/>
        <w:rPr>
          <w:rFonts w:hAnsi="Amasis MT Pro" w:eastAsia="Amasis MT Pro" w:cs="Amasis MT Pro"/>
          <w:color w:val="000000" w:themeColor="text1"/>
        </w:rPr>
      </w:pPr>
      <w:r w:rsidRPr="2B463266">
        <w:rPr>
          <w:rFonts w:hAnsi="Amasis MT Pro" w:eastAsia="Amasis MT Pro" w:cs="Amasis MT Pro"/>
          <w:color w:val="000000" w:themeColor="text1"/>
        </w:rPr>
        <w:t xml:space="preserve">For new notification service integrations use </w:t>
      </w:r>
      <w:r w:rsidRPr="2B463266" w:rsidR="71A909DB">
        <w:rPr>
          <w:rFonts w:hAnsi="Amasis MT Pro" w:eastAsia="Amasis MT Pro" w:cs="Amasis MT Pro"/>
          <w:color w:val="000000" w:themeColor="text1"/>
        </w:rPr>
        <w:t>the function below</w:t>
      </w:r>
      <w:r w:rsidRPr="2B463266" w:rsidR="0FC1821F">
        <w:rPr>
          <w:rFonts w:hAnsi="Amasis MT Pro" w:eastAsia="Amasis MT Pro" w:cs="Amasis MT Pro"/>
          <w:color w:val="000000" w:themeColor="text1"/>
        </w:rPr>
        <w:t xml:space="preserve"> from notification service.</w:t>
      </w:r>
    </w:p>
    <w:p w:rsidR="0FC1821F" w:rsidP="2B463266" w:rsidRDefault="0FC1821F" w14:paraId="0B623BB7" w14:textId="02272387">
      <w:pPr>
        <w:spacing w:line="312" w:lineRule="auto"/>
        <w:rPr>
          <w:rFonts w:hAnsi="Calibri" w:eastAsia="Calibri"/>
        </w:rPr>
      </w:pPr>
      <w:proofErr w:type="spellStart"/>
      <w:r w:rsidRPr="2B463266">
        <w:rPr>
          <w:rFonts w:hAnsi="Calibri" w:eastAsia="Calibri"/>
        </w:rPr>
        <w:t>NotificationService</w:t>
      </w:r>
      <w:proofErr w:type="spellEnd"/>
      <w:r w:rsidRPr="2B463266">
        <w:rPr>
          <w:rFonts w:hAnsi="Calibri" w:eastAsia="Calibri"/>
        </w:rPr>
        <w:t xml:space="preserve"> </w:t>
      </w:r>
      <w:proofErr w:type="spellStart"/>
      <w:r w:rsidRPr="2B463266">
        <w:rPr>
          <w:rFonts w:hAnsi="Calibri" w:eastAsia="Calibri"/>
        </w:rPr>
        <w:t>sendNotifications</w:t>
      </w:r>
      <w:proofErr w:type="spellEnd"/>
      <w:r w:rsidRPr="2B463266">
        <w:rPr>
          <w:rFonts w:hAnsi="Calibri" w:eastAsia="Calibri"/>
        </w:rPr>
        <w:t>(...)</w:t>
      </w:r>
    </w:p>
    <w:p w:rsidR="0FC1821F" w:rsidP="2B463266" w:rsidRDefault="0FC1821F" w14:paraId="663F9755" w14:textId="387C1CEE">
      <w:pPr>
        <w:spacing w:line="312" w:lineRule="auto"/>
      </w:pPr>
      <w:r>
        <w:rPr>
          <w:noProof/>
        </w:rPr>
        <w:drawing>
          <wp:inline distT="0" distB="0" distL="0" distR="0" wp14:anchorId="4A7A0EC1" wp14:editId="552A66FA">
            <wp:extent cx="4572000" cy="1771650"/>
            <wp:effectExtent l="0" t="0" r="0" b="0"/>
            <wp:docPr id="1760395917" name="Picture 176039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1771650"/>
                    </a:xfrm>
                    <a:prstGeom prst="rect">
                      <a:avLst/>
                    </a:prstGeom>
                  </pic:spPr>
                </pic:pic>
              </a:graphicData>
            </a:graphic>
          </wp:inline>
        </w:drawing>
      </w:r>
    </w:p>
    <w:p w:rsidR="0FC1821F" w:rsidP="2B463266" w:rsidRDefault="0FC1821F" w14:paraId="1F51D0DE" w14:textId="5E8C30B2">
      <w:pPr>
        <w:spacing w:line="312" w:lineRule="auto"/>
      </w:pPr>
      <w:r>
        <w:t xml:space="preserve">Sample implementation. </w:t>
      </w:r>
      <w:proofErr w:type="spellStart"/>
      <w:r>
        <w:t>ApplicationServiceImpl</w:t>
      </w:r>
      <w:proofErr w:type="spellEnd"/>
      <w:r>
        <w:t xml:space="preserve"> 501 </w:t>
      </w:r>
      <w:r w:rsidR="0655FF77">
        <w:t>to 514</w:t>
      </w:r>
    </w:p>
    <w:p w:rsidR="2B463266" w:rsidP="0C1888BB" w:rsidRDefault="6568F7AC" w14:paraId="748FF97E" w14:textId="14FE53DC">
      <w:pPr>
        <w:pStyle w:val="ListParagraph"/>
        <w:numPr>
          <w:ilvl w:val="0"/>
          <w:numId w:val="6"/>
        </w:numPr>
        <w:spacing w:line="312" w:lineRule="auto"/>
        <w:rPr>
          <w:rFonts w:hAnsi="Calibri" w:eastAsia="Calibri"/>
          <w:b/>
          <w:bCs/>
        </w:rPr>
      </w:pPr>
      <w:r w:rsidRPr="0C1888BB">
        <w:rPr>
          <w:rFonts w:hAnsi="Calibri" w:eastAsia="Calibri"/>
          <w:b/>
          <w:bCs/>
        </w:rPr>
        <w:t>All New notification template master</w:t>
      </w:r>
    </w:p>
    <w:p w:rsidR="2B463266" w:rsidP="2B463266" w:rsidRDefault="6568F7AC" w14:paraId="68763A5B" w14:textId="2C76D882">
      <w:pPr>
        <w:spacing w:line="312" w:lineRule="auto"/>
        <w:rPr>
          <w:rFonts w:hAnsi="Amasis MT Pro" w:eastAsia="Amasis MT Pro" w:cs="Amasis MT Pro"/>
        </w:rPr>
      </w:pPr>
      <w:r w:rsidRPr="0C1888BB">
        <w:rPr>
          <w:rFonts w:hAnsi="Amasis MT Pro" w:eastAsia="Amasis MT Pro" w:cs="Amasis MT Pro"/>
        </w:rPr>
        <w:t xml:space="preserve">If you create a notification template event you </w:t>
      </w:r>
      <w:r w:rsidRPr="0C1888BB" w:rsidR="42D37B0A">
        <w:rPr>
          <w:rFonts w:hAnsi="Amasis MT Pro" w:eastAsia="Amasis MT Pro" w:cs="Amasis MT Pro"/>
        </w:rPr>
        <w:t>must</w:t>
      </w:r>
      <w:r w:rsidRPr="0C1888BB">
        <w:rPr>
          <w:rFonts w:hAnsi="Amasis MT Pro" w:eastAsia="Amasis MT Pro" w:cs="Amasis MT Pro"/>
        </w:rPr>
        <w:t xml:space="preserve"> add default (master) notification template to </w:t>
      </w:r>
      <w:proofErr w:type="spellStart"/>
      <w:r w:rsidRPr="0C1888BB" w:rsidR="5D1A720D">
        <w:rPr>
          <w:rFonts w:hAnsi="Amasis MT Pro" w:eastAsia="Amasis MT Pro" w:cs="Amasis MT Pro"/>
        </w:rPr>
        <w:t>sis_notification_template_master</w:t>
      </w:r>
      <w:proofErr w:type="spellEnd"/>
      <w:r w:rsidRPr="0C1888BB" w:rsidR="5D1A720D">
        <w:rPr>
          <w:rFonts w:hAnsi="Amasis MT Pro" w:eastAsia="Amasis MT Pro" w:cs="Amasis MT Pro"/>
        </w:rPr>
        <w:t>.</w:t>
      </w:r>
    </w:p>
    <w:p w:rsidR="5D1A720D" w:rsidP="0C1888BB" w:rsidRDefault="5D1A720D" w14:paraId="614FC771" w14:textId="5424F62E">
      <w:pPr>
        <w:spacing w:line="312" w:lineRule="auto"/>
        <w:rPr>
          <w:rFonts w:hAnsi="Amasis MT Pro" w:eastAsia="Amasis MT Pro" w:cs="Amasis MT Pro"/>
        </w:rPr>
      </w:pPr>
      <w:r w:rsidRPr="0C1888BB">
        <w:rPr>
          <w:rFonts w:hAnsi="Amasis MT Pro" w:eastAsia="Amasis MT Pro" w:cs="Amasis MT Pro"/>
        </w:rPr>
        <w:lastRenderedPageBreak/>
        <w:t xml:space="preserve">If you added letter template event, then you </w:t>
      </w:r>
      <w:r w:rsidRPr="0C1888BB" w:rsidR="0763152D">
        <w:rPr>
          <w:rFonts w:hAnsi="Amasis MT Pro" w:eastAsia="Amasis MT Pro" w:cs="Amasis MT Pro"/>
        </w:rPr>
        <w:t>must</w:t>
      </w:r>
      <w:r w:rsidRPr="0C1888BB">
        <w:rPr>
          <w:rFonts w:hAnsi="Amasis MT Pro" w:eastAsia="Amasis MT Pro" w:cs="Amasis MT Pro"/>
        </w:rPr>
        <w:t xml:space="preserve"> add </w:t>
      </w:r>
      <w:proofErr w:type="spellStart"/>
      <w:r w:rsidRPr="0C1888BB">
        <w:rPr>
          <w:rFonts w:hAnsi="Amasis MT Pro" w:eastAsia="Amasis MT Pro" w:cs="Amasis MT Pro"/>
        </w:rPr>
        <w:t>sis_admin_letter_template_master</w:t>
      </w:r>
      <w:proofErr w:type="spellEnd"/>
      <w:r w:rsidRPr="0C1888BB">
        <w:rPr>
          <w:rFonts w:hAnsi="Amasis MT Pro" w:eastAsia="Amasis MT Pro" w:cs="Amasis MT Pro"/>
        </w:rPr>
        <w:t>.</w:t>
      </w:r>
    </w:p>
    <w:p w:rsidR="5D1A720D" w:rsidP="0C1888BB" w:rsidRDefault="5D1A720D" w14:paraId="458FD013" w14:textId="34512D91">
      <w:pPr>
        <w:spacing w:line="312" w:lineRule="auto"/>
        <w:rPr>
          <w:rFonts w:hAnsi="Amasis MT Pro" w:eastAsia="Amasis MT Pro" w:cs="Amasis MT Pro"/>
        </w:rPr>
      </w:pPr>
      <w:r w:rsidRPr="0C1888BB">
        <w:rPr>
          <w:rFonts w:hAnsi="Amasis MT Pro" w:eastAsia="Amasis MT Pro" w:cs="Amasis MT Pro"/>
        </w:rPr>
        <w:t>Also update the link between notification template and letter template if there is link. Study below file everything is there.</w:t>
      </w:r>
    </w:p>
    <w:p w:rsidR="075AC47E" w:rsidP="0C1888BB" w:rsidRDefault="075AC47E" w14:paraId="2BE02975" w14:textId="531F671C">
      <w:pPr>
        <w:spacing w:line="312" w:lineRule="auto"/>
        <w:rPr>
          <w:rFonts w:hAnsi="Amasis MT Pro" w:eastAsia="Amasis MT Pro" w:cs="Amasis MT Pro"/>
        </w:rPr>
      </w:pPr>
      <w:r w:rsidRPr="4A42AC1B">
        <w:rPr>
          <w:rFonts w:hAnsi="Amasis MT Pro" w:eastAsia="Amasis MT Pro" w:cs="Amasis MT Pro"/>
        </w:rPr>
        <w:t>000610-create-notification-template-master-tables.xml</w:t>
      </w:r>
    </w:p>
    <w:p w:rsidR="4A42AC1B" w:rsidP="4A42AC1B" w:rsidRDefault="4A42AC1B" w14:paraId="0E6FDB10" w14:textId="6BC04BA4">
      <w:pPr>
        <w:spacing w:line="312" w:lineRule="auto"/>
        <w:ind w:firstLine="720"/>
        <w:rPr>
          <w:rFonts w:hAnsi="Amasis MT Pro" w:eastAsia="Amasis MT Pro" w:cs="Amasis MT Pro"/>
        </w:rPr>
      </w:pPr>
    </w:p>
    <w:p w:rsidR="59502477" w:rsidP="59502477" w:rsidRDefault="59502477" w14:paraId="40D14A61" w14:textId="2EB14E10">
      <w:pPr>
        <w:spacing w:line="312" w:lineRule="auto"/>
        <w:ind w:firstLine="720"/>
        <w:rPr>
          <w:rFonts w:hAnsi="Amasis MT Pro" w:eastAsia="Amasis MT Pro" w:cs="Amasis MT Pro"/>
        </w:rPr>
      </w:pPr>
    </w:p>
    <w:p w:rsidR="2905D61B" w:rsidP="4A42AC1B" w:rsidRDefault="2905D61B" w14:paraId="4C96E868" w14:textId="373D6B8F">
      <w:pPr>
        <w:spacing w:line="312" w:lineRule="auto"/>
        <w:ind w:firstLine="720"/>
        <w:rPr>
          <w:rFonts w:hAnsi="Amasis MT Pro" w:eastAsia="Amasis MT Pro" w:cs="Amasis MT Pro"/>
        </w:rPr>
      </w:pPr>
      <w:r w:rsidRPr="4A42AC1B">
        <w:rPr>
          <w:rFonts w:hAnsi="Amasis MT Pro" w:eastAsia="Amasis MT Pro" w:cs="Amasis MT Pro"/>
        </w:rPr>
        <w:t xml:space="preserve">33. </w:t>
      </w:r>
      <w:r w:rsidRPr="4A42AC1B" w:rsidR="6126DEE4">
        <w:rPr>
          <w:rFonts w:hAnsi="Amasis MT Pro" w:eastAsia="Amasis MT Pro" w:cs="Amasis MT Pro"/>
        </w:rPr>
        <w:t>System wide Date, Datetime saving</w:t>
      </w:r>
    </w:p>
    <w:p w:rsidR="6126DEE4" w:rsidP="4A42AC1B" w:rsidRDefault="6126DEE4" w14:paraId="16E1C95B" w14:textId="02822375">
      <w:pPr>
        <w:spacing w:line="312" w:lineRule="auto"/>
        <w:rPr>
          <w:rFonts w:hAnsi="Amasis MT Pro" w:eastAsia="Amasis MT Pro" w:cs="Amasis MT Pro"/>
        </w:rPr>
      </w:pPr>
      <w:r w:rsidRPr="59502477">
        <w:rPr>
          <w:rFonts w:hAnsi="Amasis MT Pro" w:eastAsia="Amasis MT Pro" w:cs="Amasis MT Pro"/>
        </w:rPr>
        <w:t xml:space="preserve">All the dates, datetimes should be saved in </w:t>
      </w:r>
      <w:r w:rsidRPr="59502477" w:rsidR="438144E7">
        <w:rPr>
          <w:rFonts w:hAnsi="Amasis MT Pro" w:eastAsia="Amasis MT Pro" w:cs="Amasis MT Pro"/>
        </w:rPr>
        <w:t>GMT0 time</w:t>
      </w:r>
      <w:r w:rsidRPr="59502477">
        <w:rPr>
          <w:rFonts w:hAnsi="Amasis MT Pro" w:eastAsia="Amasis MT Pro" w:cs="Amasis MT Pro"/>
        </w:rPr>
        <w:t xml:space="preserve">. When you </w:t>
      </w:r>
      <w:r w:rsidRPr="59502477" w:rsidR="0702C720">
        <w:rPr>
          <w:rFonts w:hAnsi="Amasis MT Pro" w:eastAsia="Amasis MT Pro" w:cs="Amasis MT Pro"/>
        </w:rPr>
        <w:t xml:space="preserve">retrieve them back and show them on FE you </w:t>
      </w:r>
      <w:proofErr w:type="gramStart"/>
      <w:r w:rsidRPr="59502477" w:rsidR="0702C720">
        <w:rPr>
          <w:rFonts w:hAnsi="Amasis MT Pro" w:eastAsia="Amasis MT Pro" w:cs="Amasis MT Pro"/>
        </w:rPr>
        <w:t>have to</w:t>
      </w:r>
      <w:proofErr w:type="gramEnd"/>
      <w:r w:rsidRPr="59502477" w:rsidR="0702C720">
        <w:rPr>
          <w:rFonts w:hAnsi="Amasis MT Pro" w:eastAsia="Amasis MT Pro" w:cs="Amasis MT Pro"/>
        </w:rPr>
        <w:t xml:space="preserve"> convert them based on device time. When you send emails you will have to convert times based on time zone saved </w:t>
      </w:r>
      <w:r w:rsidRPr="59502477" w:rsidR="4392EEDA">
        <w:rPr>
          <w:rFonts w:hAnsi="Amasis MT Pro" w:eastAsia="Amasis MT Pro" w:cs="Amasis MT Pro"/>
        </w:rPr>
        <w:t>on</w:t>
      </w:r>
      <w:r w:rsidRPr="59502477" w:rsidR="0702C720">
        <w:rPr>
          <w:rFonts w:hAnsi="Amasis MT Pro" w:eastAsia="Amasis MT Pro" w:cs="Amasis MT Pro"/>
        </w:rPr>
        <w:t xml:space="preserve"> campus.</w:t>
      </w:r>
    </w:p>
    <w:p w:rsidR="0C1888BB" w:rsidP="0C1888BB" w:rsidRDefault="1867B2F4" w14:paraId="7506666C" w14:textId="2180DAB9">
      <w:pPr>
        <w:spacing w:line="312" w:lineRule="auto"/>
        <w:rPr>
          <w:rFonts w:hAnsi="Amasis MT Pro" w:eastAsia="Amasis MT Pro" w:cs="Amasis MT Pro"/>
        </w:rPr>
      </w:pPr>
      <w:r w:rsidRPr="4A42AC1B">
        <w:rPr>
          <w:rFonts w:hAnsi="Amasis MT Pro" w:eastAsia="Amasis MT Pro" w:cs="Amasis MT Pro"/>
        </w:rPr>
        <w:t xml:space="preserve">For BE use: </w:t>
      </w:r>
      <w:proofErr w:type="spellStart"/>
      <w:r w:rsidRPr="4A42AC1B">
        <w:rPr>
          <w:rFonts w:hAnsi="Amasis MT Pro" w:eastAsia="Amasis MT Pro" w:cs="Amasis MT Pro"/>
        </w:rPr>
        <w:t>DateUtils.convertTimeBasedCampusTimeZone</w:t>
      </w:r>
      <w:proofErr w:type="spellEnd"/>
      <w:r w:rsidRPr="4A42AC1B">
        <w:rPr>
          <w:rFonts w:hAnsi="Amasis MT Pro" w:eastAsia="Amasis MT Pro" w:cs="Amasis MT Pro"/>
        </w:rPr>
        <w:t>()</w:t>
      </w:r>
    </w:p>
    <w:p w:rsidR="1867B2F4" w:rsidP="4A42AC1B" w:rsidRDefault="1867B2F4" w14:paraId="5A081844" w14:textId="47731CCF">
      <w:pPr>
        <w:spacing w:line="312" w:lineRule="auto"/>
        <w:rPr>
          <w:rFonts w:hAnsi="Amasis MT Pro" w:eastAsia="Amasis MT Pro" w:cs="Amasis MT Pro"/>
        </w:rPr>
      </w:pPr>
      <w:r w:rsidRPr="02AD5293" w:rsidR="1867B2F4">
        <w:rPr>
          <w:rFonts w:hAnsi="Amasis MT Pro" w:eastAsia="Amasis MT Pro" w:cs="Amasis MT Pro"/>
        </w:rPr>
        <w:t xml:space="preserve">For FE use: </w:t>
      </w:r>
      <w:r w:rsidRPr="02AD5293" w:rsidR="1867B2F4">
        <w:rPr>
          <w:rFonts w:hAnsi="Amasis MT Pro" w:eastAsia="Amasis MT Pro" w:cs="Amasis MT Pro"/>
        </w:rPr>
        <w:t>DateTimeUtils.convertTimeBasedDeviceTimeZone</w:t>
      </w:r>
      <w:r w:rsidRPr="02AD5293" w:rsidR="1867B2F4">
        <w:rPr>
          <w:rFonts w:hAnsi="Amasis MT Pro" w:eastAsia="Amasis MT Pro" w:cs="Amasis MT Pro"/>
        </w:rPr>
        <w:t>()</w:t>
      </w:r>
    </w:p>
    <w:p w:rsidR="0C1888BB" w:rsidP="02AD5293" w:rsidRDefault="0C1888BB" w14:paraId="3DD15B48" w14:textId="7948B791">
      <w:pPr>
        <w:spacing w:line="312" w:lineRule="auto"/>
        <w:rPr>
          <w:rFonts w:hAnsi="Amasis MT Pro" w:eastAsia="Amasis MT Pro" w:cs="Amasis MT Pro"/>
        </w:rPr>
      </w:pPr>
    </w:p>
    <w:p w:rsidR="0C1888BB" w:rsidP="02AD5293" w:rsidRDefault="0C1888BB" w14:paraId="4554C8E5" w14:textId="1E76439B">
      <w:pPr>
        <w:spacing w:line="312" w:lineRule="auto"/>
        <w:rPr>
          <w:rFonts w:ascii="Amasis MT Pro" w:hAnsi="Amasis MT Pro" w:eastAsia="Amasis MT Pro" w:cs="Amasis MT Pro"/>
          <w:noProof w:val="0"/>
          <w:sz w:val="24"/>
          <w:szCs w:val="24"/>
          <w:lang w:val="en-US"/>
        </w:rPr>
      </w:pPr>
      <w:r w:rsidRPr="02AD5293" w:rsidR="3F81C6EF">
        <w:rPr>
          <w:rFonts w:ascii="Amasis MT Pro" w:hAnsi="Amasis MT Pro" w:eastAsia="Amasis MT Pro" w:cs="Amasis MT Pro"/>
          <w:b w:val="1"/>
          <w:bCs w:val="1"/>
        </w:rPr>
        <w:t xml:space="preserve">34. </w:t>
      </w:r>
      <w:r w:rsidRPr="02AD5293" w:rsidR="3F81C6EF">
        <w:rPr>
          <w:rFonts w:ascii="Amasis MT Pro" w:hAnsi="Amasis MT Pro" w:eastAsia="Amasis MT Pro" w:cs="Amasis MT Pro"/>
          <w:b w:val="1"/>
          <w:bCs w:val="1"/>
          <w:noProof w:val="0"/>
          <w:sz w:val="24"/>
          <w:szCs w:val="24"/>
          <w:lang w:val="en-US"/>
        </w:rPr>
        <w:t xml:space="preserve">Utility Methods: </w:t>
      </w:r>
      <w:r w:rsidRPr="02AD5293" w:rsidR="3F81C6EF">
        <w:rPr>
          <w:rFonts w:ascii="Amasis MT Pro" w:hAnsi="Amasis MT Pro" w:eastAsia="Amasis MT Pro" w:cs="Amasis MT Pro"/>
          <w:b w:val="1"/>
          <w:bCs w:val="1"/>
          <w:i w:val="1"/>
          <w:iCs w:val="1"/>
          <w:noProof w:val="0"/>
          <w:sz w:val="24"/>
          <w:szCs w:val="24"/>
          <w:lang w:val="en-US"/>
        </w:rPr>
        <w:t>getStartOfDay</w:t>
      </w:r>
      <w:r w:rsidRPr="02AD5293" w:rsidR="3F81C6EF">
        <w:rPr>
          <w:rFonts w:ascii="Amasis MT Pro" w:hAnsi="Amasis MT Pro" w:eastAsia="Amasis MT Pro" w:cs="Amasis MT Pro"/>
          <w:b w:val="1"/>
          <w:bCs w:val="1"/>
          <w:i w:val="1"/>
          <w:iCs w:val="1"/>
          <w:noProof w:val="0"/>
          <w:sz w:val="24"/>
          <w:szCs w:val="24"/>
          <w:lang w:val="en-US"/>
        </w:rPr>
        <w:t xml:space="preserve"> </w:t>
      </w:r>
      <w:r w:rsidRPr="02AD5293" w:rsidR="3F81C6EF">
        <w:rPr>
          <w:rFonts w:ascii="Amasis MT Pro" w:hAnsi="Amasis MT Pro" w:eastAsia="Amasis MT Pro" w:cs="Amasis MT Pro"/>
          <w:b w:val="1"/>
          <w:bCs w:val="1"/>
          <w:noProof w:val="0"/>
          <w:sz w:val="24"/>
          <w:szCs w:val="24"/>
          <w:lang w:val="en-US"/>
        </w:rPr>
        <w:t xml:space="preserve">and </w:t>
      </w:r>
      <w:r w:rsidRPr="02AD5293" w:rsidR="3F81C6EF">
        <w:rPr>
          <w:rFonts w:ascii="Amasis MT Pro" w:hAnsi="Amasis MT Pro" w:eastAsia="Amasis MT Pro" w:cs="Amasis MT Pro"/>
          <w:b w:val="1"/>
          <w:bCs w:val="1"/>
          <w:i w:val="1"/>
          <w:iCs w:val="1"/>
          <w:noProof w:val="0"/>
          <w:sz w:val="24"/>
          <w:szCs w:val="24"/>
          <w:lang w:val="en-US"/>
        </w:rPr>
        <w:t>getEndOfDay</w:t>
      </w:r>
    </w:p>
    <w:p w:rsidR="0C1888BB" w:rsidP="02AD5293" w:rsidRDefault="0C1888BB" w14:paraId="2532C5D5" w14:textId="6CFCFEDE">
      <w:pPr>
        <w:spacing w:before="240" w:beforeAutospacing="off" w:after="240" w:afterAutospacing="off" w:line="312" w:lineRule="auto"/>
        <w:rPr>
          <w:rFonts w:ascii="Amasis MT Pro" w:hAnsi="Amasis MT Pro" w:eastAsia="Amasis MT Pro" w:cs="Amasis MT Pro"/>
          <w:noProof w:val="0"/>
          <w:sz w:val="24"/>
          <w:szCs w:val="24"/>
          <w:lang w:val="en-US"/>
        </w:rPr>
      </w:pPr>
      <w:r w:rsidRPr="02AD5293" w:rsidR="4ECBF565">
        <w:rPr>
          <w:rFonts w:ascii="Amasis MT Pro" w:hAnsi="Amasis MT Pro" w:eastAsia="Amasis MT Pro" w:cs="Amasis MT Pro"/>
          <w:noProof w:val="0"/>
          <w:sz w:val="24"/>
          <w:szCs w:val="24"/>
          <w:lang w:val="en-US"/>
        </w:rPr>
        <w:t xml:space="preserve">Use these helper methods to normalize </w:t>
      </w:r>
      <w:r w:rsidRPr="02AD5293" w:rsidR="4ECBF565">
        <w:rPr>
          <w:rFonts w:ascii="Amasis MT Pro" w:hAnsi="Amasis MT Pro" w:eastAsia="Amasis MT Pro" w:cs="Amasis MT Pro"/>
          <w:noProof w:val="0"/>
          <w:sz w:val="24"/>
          <w:szCs w:val="24"/>
          <w:lang w:val="en-US"/>
        </w:rPr>
        <w:t>java.util.Date</w:t>
      </w:r>
      <w:r w:rsidRPr="02AD5293" w:rsidR="4ECBF565">
        <w:rPr>
          <w:rFonts w:ascii="Amasis MT Pro" w:hAnsi="Amasis MT Pro" w:eastAsia="Amasis MT Pro" w:cs="Amasis MT Pro"/>
          <w:noProof w:val="0"/>
          <w:sz w:val="24"/>
          <w:szCs w:val="24"/>
          <w:lang w:val="en-US"/>
        </w:rPr>
        <w:t xml:space="preserve"> values when filtering records by date range:</w:t>
      </w:r>
    </w:p>
    <w:p w:rsidR="0C1888BB" w:rsidP="02AD5293" w:rsidRDefault="0C1888BB" w14:paraId="58230F14" w14:textId="1CA8E27B">
      <w:pPr>
        <w:pStyle w:val="ListParagraph"/>
        <w:numPr>
          <w:ilvl w:val="0"/>
          <w:numId w:val="9"/>
        </w:numPr>
        <w:spacing w:before="240" w:beforeAutospacing="off" w:after="240" w:afterAutospacing="off" w:line="312" w:lineRule="auto"/>
        <w:rPr>
          <w:rFonts w:ascii="Amasis MT Pro" w:hAnsi="Amasis MT Pro" w:eastAsia="Amasis MT Pro" w:cs="Amasis MT Pro"/>
          <w:noProof w:val="0"/>
          <w:sz w:val="24"/>
          <w:szCs w:val="24"/>
          <w:lang w:val="en-US"/>
        </w:rPr>
      </w:pPr>
      <w:r w:rsidRPr="02AD5293" w:rsidR="3670AD93">
        <w:rPr>
          <w:rFonts w:ascii="Amasis MT Pro" w:hAnsi="Amasis MT Pro" w:eastAsia="Amasis MT Pro" w:cs="Amasis MT Pro"/>
          <w:noProof w:val="0"/>
          <w:sz w:val="24"/>
          <w:szCs w:val="24"/>
          <w:lang w:val="en-US"/>
        </w:rPr>
        <w:t>DateUtils.</w:t>
      </w:r>
      <w:r w:rsidRPr="02AD5293" w:rsidR="4ECBF565">
        <w:rPr>
          <w:rFonts w:ascii="Amasis MT Pro" w:hAnsi="Amasis MT Pro" w:eastAsia="Amasis MT Pro" w:cs="Amasis MT Pro"/>
          <w:noProof w:val="0"/>
          <w:sz w:val="24"/>
          <w:szCs w:val="24"/>
          <w:lang w:val="en-US"/>
        </w:rPr>
        <w:t>getStartOfDay</w:t>
      </w:r>
      <w:r w:rsidRPr="02AD5293" w:rsidR="4ECBF565">
        <w:rPr>
          <w:rFonts w:ascii="Amasis MT Pro" w:hAnsi="Amasis MT Pro" w:eastAsia="Amasis MT Pro" w:cs="Amasis MT Pro"/>
          <w:noProof w:val="0"/>
          <w:sz w:val="24"/>
          <w:szCs w:val="24"/>
          <w:lang w:val="en-US"/>
        </w:rPr>
        <w:t>(Date date)</w:t>
      </w:r>
      <w:r>
        <w:br/>
      </w:r>
      <w:r w:rsidRPr="02AD5293" w:rsidR="4ECBF565">
        <w:rPr>
          <w:rFonts w:ascii="Amasis MT Pro" w:hAnsi="Amasis MT Pro" w:eastAsia="Amasis MT Pro" w:cs="Amasis MT Pro"/>
          <w:noProof w:val="0"/>
          <w:sz w:val="24"/>
          <w:szCs w:val="24"/>
          <w:lang w:val="en-US"/>
        </w:rPr>
        <w:t xml:space="preserve"> Returns a new </w:t>
      </w:r>
      <w:r w:rsidRPr="02AD5293" w:rsidR="4ECBF565">
        <w:rPr>
          <w:rFonts w:ascii="Amasis MT Pro" w:hAnsi="Amasis MT Pro" w:eastAsia="Amasis MT Pro" w:cs="Amasis MT Pro"/>
          <w:noProof w:val="0"/>
          <w:sz w:val="24"/>
          <w:szCs w:val="24"/>
          <w:lang w:val="en-US"/>
        </w:rPr>
        <w:t>Date</w:t>
      </w:r>
      <w:r w:rsidRPr="02AD5293" w:rsidR="4ECBF565">
        <w:rPr>
          <w:rFonts w:ascii="Amasis MT Pro" w:hAnsi="Amasis MT Pro" w:eastAsia="Amasis MT Pro" w:cs="Amasis MT Pro"/>
          <w:noProof w:val="0"/>
          <w:sz w:val="24"/>
          <w:szCs w:val="24"/>
          <w:lang w:val="en-US"/>
        </w:rPr>
        <w:t xml:space="preserve"> with the </w:t>
      </w:r>
      <w:r w:rsidRPr="02AD5293" w:rsidR="4ECBF565">
        <w:rPr>
          <w:rFonts w:ascii="Amasis MT Pro" w:hAnsi="Amasis MT Pro" w:eastAsia="Amasis MT Pro" w:cs="Amasis MT Pro"/>
          <w:b w:val="1"/>
          <w:bCs w:val="1"/>
          <w:noProof w:val="0"/>
          <w:sz w:val="24"/>
          <w:szCs w:val="24"/>
          <w:lang w:val="en-US"/>
        </w:rPr>
        <w:t>time set to 00:00:00.000</w:t>
      </w:r>
      <w:r w:rsidRPr="02AD5293" w:rsidR="4ECBF565">
        <w:rPr>
          <w:rFonts w:ascii="Amasis MT Pro" w:hAnsi="Amasis MT Pro" w:eastAsia="Amasis MT Pro" w:cs="Amasis MT Pro"/>
          <w:noProof w:val="0"/>
          <w:sz w:val="24"/>
          <w:szCs w:val="24"/>
          <w:lang w:val="en-US"/>
        </w:rPr>
        <w:t xml:space="preserve"> — useful for "from" date filters.</w:t>
      </w:r>
    </w:p>
    <w:p w:rsidR="0C1888BB" w:rsidP="02AD5293" w:rsidRDefault="0C1888BB" w14:paraId="3CF6489B" w14:textId="5EF4C0CF">
      <w:pPr>
        <w:pStyle w:val="ListParagraph"/>
        <w:numPr>
          <w:ilvl w:val="0"/>
          <w:numId w:val="9"/>
        </w:numPr>
        <w:spacing w:before="240" w:beforeAutospacing="off" w:after="240" w:afterAutospacing="off" w:line="312" w:lineRule="auto"/>
        <w:rPr>
          <w:rFonts w:ascii="Amasis MT Pro" w:hAnsi="Amasis MT Pro" w:eastAsia="Amasis MT Pro" w:cs="Amasis MT Pro"/>
          <w:noProof w:val="0"/>
          <w:sz w:val="24"/>
          <w:szCs w:val="24"/>
          <w:lang w:val="en-US"/>
        </w:rPr>
      </w:pPr>
      <w:r w:rsidRPr="02AD5293" w:rsidR="61CABC5E">
        <w:rPr>
          <w:rFonts w:ascii="Amasis MT Pro" w:hAnsi="Amasis MT Pro" w:eastAsia="Amasis MT Pro" w:cs="Amasis MT Pro"/>
          <w:noProof w:val="0"/>
          <w:sz w:val="24"/>
          <w:szCs w:val="24"/>
          <w:lang w:val="en-US"/>
        </w:rPr>
        <w:t>DateUtils.</w:t>
      </w:r>
      <w:r w:rsidRPr="02AD5293" w:rsidR="4ECBF565">
        <w:rPr>
          <w:rFonts w:ascii="Amasis MT Pro" w:hAnsi="Amasis MT Pro" w:eastAsia="Amasis MT Pro" w:cs="Amasis MT Pro"/>
          <w:noProof w:val="0"/>
          <w:sz w:val="24"/>
          <w:szCs w:val="24"/>
          <w:lang w:val="en-US"/>
        </w:rPr>
        <w:t>getEndOfDay</w:t>
      </w:r>
      <w:r w:rsidRPr="02AD5293" w:rsidR="4ECBF565">
        <w:rPr>
          <w:rFonts w:ascii="Amasis MT Pro" w:hAnsi="Amasis MT Pro" w:eastAsia="Amasis MT Pro" w:cs="Amasis MT Pro"/>
          <w:noProof w:val="0"/>
          <w:sz w:val="24"/>
          <w:szCs w:val="24"/>
          <w:lang w:val="en-US"/>
        </w:rPr>
        <w:t>(Date date)</w:t>
      </w:r>
      <w:r>
        <w:br/>
      </w:r>
      <w:r w:rsidRPr="02AD5293" w:rsidR="4ECBF565">
        <w:rPr>
          <w:rFonts w:ascii="Amasis MT Pro" w:hAnsi="Amasis MT Pro" w:eastAsia="Amasis MT Pro" w:cs="Amasis MT Pro"/>
          <w:noProof w:val="0"/>
          <w:sz w:val="24"/>
          <w:szCs w:val="24"/>
          <w:lang w:val="en-US"/>
        </w:rPr>
        <w:t xml:space="preserve"> Returns a new </w:t>
      </w:r>
      <w:r w:rsidRPr="02AD5293" w:rsidR="4ECBF565">
        <w:rPr>
          <w:rFonts w:ascii="Amasis MT Pro" w:hAnsi="Amasis MT Pro" w:eastAsia="Amasis MT Pro" w:cs="Amasis MT Pro"/>
          <w:noProof w:val="0"/>
          <w:sz w:val="24"/>
          <w:szCs w:val="24"/>
          <w:lang w:val="en-US"/>
        </w:rPr>
        <w:t>Date</w:t>
      </w:r>
      <w:r w:rsidRPr="02AD5293" w:rsidR="4ECBF565">
        <w:rPr>
          <w:rFonts w:ascii="Amasis MT Pro" w:hAnsi="Amasis MT Pro" w:eastAsia="Amasis MT Pro" w:cs="Amasis MT Pro"/>
          <w:noProof w:val="0"/>
          <w:sz w:val="24"/>
          <w:szCs w:val="24"/>
          <w:lang w:val="en-US"/>
        </w:rPr>
        <w:t xml:space="preserve"> with the </w:t>
      </w:r>
      <w:r w:rsidRPr="02AD5293" w:rsidR="4ECBF565">
        <w:rPr>
          <w:rFonts w:ascii="Amasis MT Pro" w:hAnsi="Amasis MT Pro" w:eastAsia="Amasis MT Pro" w:cs="Amasis MT Pro"/>
          <w:b w:val="1"/>
          <w:bCs w:val="1"/>
          <w:noProof w:val="0"/>
          <w:sz w:val="24"/>
          <w:szCs w:val="24"/>
          <w:lang w:val="en-US"/>
        </w:rPr>
        <w:t>time set to 23:59:59.999</w:t>
      </w:r>
      <w:r w:rsidRPr="02AD5293" w:rsidR="4ECBF565">
        <w:rPr>
          <w:rFonts w:ascii="Amasis MT Pro" w:hAnsi="Amasis MT Pro" w:eastAsia="Amasis MT Pro" w:cs="Amasis MT Pro"/>
          <w:noProof w:val="0"/>
          <w:sz w:val="24"/>
          <w:szCs w:val="24"/>
          <w:lang w:val="en-US"/>
        </w:rPr>
        <w:t xml:space="preserve"> — useful for "to" date filters.</w:t>
      </w:r>
    </w:p>
    <w:p w:rsidR="0C1888BB" w:rsidP="02AD5293" w:rsidRDefault="0C1888BB" w14:paraId="1B728398" w14:textId="27B359AD">
      <w:pPr>
        <w:spacing w:before="240" w:beforeAutospacing="off" w:after="240" w:afterAutospacing="off" w:line="312" w:lineRule="auto"/>
        <w:rPr>
          <w:rFonts w:ascii="Amasis MT Pro" w:hAnsi="Amasis MT Pro" w:eastAsia="Amasis MT Pro" w:cs="Amasis MT Pro"/>
          <w:noProof w:val="0"/>
          <w:sz w:val="24"/>
          <w:szCs w:val="24"/>
          <w:lang w:val="en-US"/>
        </w:rPr>
      </w:pPr>
      <w:r w:rsidRPr="02AD5293" w:rsidR="4ECBF565">
        <w:rPr>
          <w:rFonts w:ascii="Amasis MT Pro" w:hAnsi="Amasis MT Pro" w:eastAsia="Amasis MT Pro" w:cs="Amasis MT Pro"/>
          <w:noProof w:val="0"/>
          <w:sz w:val="24"/>
          <w:szCs w:val="24"/>
          <w:lang w:val="en-US"/>
        </w:rPr>
        <w:t xml:space="preserve">These methods ensure full-day coverage during database filtering (e.g., using </w:t>
      </w:r>
      <w:r w:rsidRPr="02AD5293" w:rsidR="4ECBF565">
        <w:rPr>
          <w:rFonts w:ascii="Amasis MT Pro" w:hAnsi="Amasis MT Pro" w:eastAsia="Amasis MT Pro" w:cs="Amasis MT Pro"/>
          <w:noProof w:val="0"/>
          <w:sz w:val="24"/>
          <w:szCs w:val="24"/>
          <w:lang w:val="en-US"/>
        </w:rPr>
        <w:t xml:space="preserve">&gt;= </w:t>
      </w:r>
      <w:r w:rsidRPr="02AD5293" w:rsidR="4ECBF565">
        <w:rPr>
          <w:rFonts w:ascii="Amasis MT Pro" w:hAnsi="Amasis MT Pro" w:eastAsia="Amasis MT Pro" w:cs="Amasis MT Pro"/>
          <w:noProof w:val="0"/>
          <w:sz w:val="24"/>
          <w:szCs w:val="24"/>
          <w:lang w:val="en-US"/>
        </w:rPr>
        <w:t>fromDate</w:t>
      </w:r>
      <w:r w:rsidRPr="02AD5293" w:rsidR="4ECBF565">
        <w:rPr>
          <w:rFonts w:ascii="Amasis MT Pro" w:hAnsi="Amasis MT Pro" w:eastAsia="Amasis MT Pro" w:cs="Amasis MT Pro"/>
          <w:noProof w:val="0"/>
          <w:sz w:val="24"/>
          <w:szCs w:val="24"/>
          <w:lang w:val="en-US"/>
        </w:rPr>
        <w:t xml:space="preserve"> and </w:t>
      </w:r>
      <w:r w:rsidRPr="02AD5293" w:rsidR="4ECBF565">
        <w:rPr>
          <w:rFonts w:ascii="Amasis MT Pro" w:hAnsi="Amasis MT Pro" w:eastAsia="Amasis MT Pro" w:cs="Amasis MT Pro"/>
          <w:noProof w:val="0"/>
          <w:sz w:val="24"/>
          <w:szCs w:val="24"/>
          <w:lang w:val="en-US"/>
        </w:rPr>
        <w:t xml:space="preserve">&lt;= </w:t>
      </w:r>
      <w:r w:rsidRPr="02AD5293" w:rsidR="4ECBF565">
        <w:rPr>
          <w:rFonts w:ascii="Amasis MT Pro" w:hAnsi="Amasis MT Pro" w:eastAsia="Amasis MT Pro" w:cs="Amasis MT Pro"/>
          <w:noProof w:val="0"/>
          <w:sz w:val="24"/>
          <w:szCs w:val="24"/>
          <w:lang w:val="en-US"/>
        </w:rPr>
        <w:t>toDate</w:t>
      </w:r>
      <w:r w:rsidRPr="02AD5293" w:rsidR="4ECBF565">
        <w:rPr>
          <w:rFonts w:ascii="Amasis MT Pro" w:hAnsi="Amasis MT Pro" w:eastAsia="Amasis MT Pro" w:cs="Amasis MT Pro"/>
          <w:noProof w:val="0"/>
          <w:sz w:val="24"/>
          <w:szCs w:val="24"/>
          <w:lang w:val="en-US"/>
        </w:rPr>
        <w:t>).</w:t>
      </w:r>
    </w:p>
    <w:p w:rsidR="0C1888BB" w:rsidP="0C1888BB" w:rsidRDefault="0C1888BB" w14:paraId="76039DE5" w14:textId="691DE6D8">
      <w:pPr>
        <w:spacing w:line="312" w:lineRule="auto"/>
        <w:rPr>
          <w:rFonts w:hAnsi="Amasis MT Pro" w:eastAsia="Amasis MT Pro" w:cs="Amasis MT Pro"/>
        </w:rPr>
      </w:pPr>
    </w:p>
    <w:p w:rsidR="0C1888BB" w:rsidP="0C1888BB" w:rsidRDefault="0C1888BB" w14:paraId="5E6C98CC" w14:textId="0094CC24">
      <w:pPr>
        <w:spacing w:line="312" w:lineRule="auto"/>
        <w:rPr>
          <w:rFonts w:hAnsi="Amasis MT Pro" w:eastAsia="Amasis MT Pro" w:cs="Amasis MT Pro"/>
        </w:rPr>
      </w:pPr>
    </w:p>
    <w:p w:rsidR="0C1888BB" w:rsidP="0C1888BB" w:rsidRDefault="0C1888BB" w14:paraId="47875C04" w14:textId="4E7DF4B1">
      <w:pPr>
        <w:spacing w:line="312" w:lineRule="auto"/>
        <w:rPr>
          <w:rFonts w:hAnsi="Amasis MT Pro" w:eastAsia="Amasis MT Pro" w:cs="Amasis MT Pro"/>
        </w:rPr>
      </w:pPr>
    </w:p>
    <w:p w:rsidR="0C1888BB" w:rsidP="0C1888BB" w:rsidRDefault="0C1888BB" w14:paraId="1FC953D3" w14:textId="5B7482E4">
      <w:pPr>
        <w:spacing w:line="312" w:lineRule="auto"/>
        <w:rPr>
          <w:rFonts w:hAnsi="Amasis MT Pro" w:eastAsia="Amasis MT Pro" w:cs="Amasis MT Pro"/>
        </w:rPr>
      </w:pPr>
    </w:p>
    <w:p w:rsidR="0C1888BB" w:rsidP="0C1888BB" w:rsidRDefault="0C1888BB" w14:paraId="4F69B455" w14:textId="11B018BF">
      <w:pPr>
        <w:spacing w:line="312" w:lineRule="auto"/>
        <w:rPr>
          <w:rFonts w:hAnsi="Amasis MT Pro" w:eastAsia="Amasis MT Pro" w:cs="Amasis MT Pro"/>
        </w:rPr>
      </w:pPr>
    </w:p>
    <w:p w:rsidR="0C1888BB" w:rsidP="0C1888BB" w:rsidRDefault="0C1888BB" w14:paraId="52B86E66" w14:textId="4313E376">
      <w:pPr>
        <w:spacing w:line="312" w:lineRule="auto"/>
        <w:rPr>
          <w:rFonts w:hAnsi="Amasis MT Pro" w:eastAsia="Amasis MT Pro" w:cs="Amasis MT Pro"/>
        </w:rPr>
      </w:pPr>
    </w:p>
    <w:p w:rsidR="02AD5293" w:rsidP="02AD5293" w:rsidRDefault="02AD5293" w14:paraId="44759516" w14:textId="56B5250A">
      <w:pPr>
        <w:rPr>
          <w:b w:val="1"/>
          <w:bCs w:val="1"/>
          <w:sz w:val="32"/>
          <w:szCs w:val="32"/>
        </w:rPr>
      </w:pPr>
    </w:p>
    <w:p w:rsidR="65CCA6AF" w:rsidP="2B463266" w:rsidRDefault="7CA2B848" w14:paraId="64531384" w14:textId="0CC9C215">
      <w:pPr>
        <w:rPr>
          <w:b/>
          <w:bCs/>
          <w:sz w:val="32"/>
          <w:szCs w:val="32"/>
        </w:rPr>
      </w:pPr>
      <w:r w:rsidRPr="2B463266">
        <w:rPr>
          <w:b/>
          <w:bCs/>
          <w:sz w:val="32"/>
          <w:szCs w:val="32"/>
        </w:rPr>
        <w:t>Authorization Guidelines</w:t>
      </w:r>
    </w:p>
    <w:p w:rsidR="65CCA6AF" w:rsidP="2B463266" w:rsidRDefault="7CA2B848" w14:paraId="66FF1CC2" w14:textId="07B41929">
      <w:r w:rsidRPr="2B463266">
        <w:rPr>
          <w:rFonts w:hAnsi="Amasis MT Pro" w:eastAsia="Amasis MT Pro" w:cs="Amasis MT Pro"/>
        </w:rPr>
        <w:t xml:space="preserve">1. a module has only one controller we should put as shown below. </w:t>
      </w:r>
      <w:r w:rsidR="65CCA6AF">
        <w:br/>
      </w:r>
      <w:r w:rsidRPr="2B463266">
        <w:rPr>
          <w:rFonts w:hAnsi="Amasis MT Pro" w:eastAsia="Amasis MT Pro" w:cs="Amasis MT Pro"/>
        </w:rPr>
        <w:t xml:space="preserve">     Ex.     Frontend    student    </w:t>
      </w:r>
      <w:r w:rsidR="65CCA6AF">
        <w:br/>
      </w:r>
      <w:r w:rsidR="65CCA6AF">
        <w:br/>
      </w:r>
      <w:r w:rsidRPr="2B463266">
        <w:rPr>
          <w:rFonts w:hAnsi="Amasis MT Pro" w:eastAsia="Amasis MT Pro" w:cs="Amasis MT Pro"/>
        </w:rPr>
        <w:t xml:space="preserve">             Backend        </w:t>
      </w:r>
      <w:proofErr w:type="spellStart"/>
      <w:proofErr w:type="gramStart"/>
      <w:r w:rsidRPr="2B463266">
        <w:rPr>
          <w:rFonts w:hAnsi="Amasis MT Pro" w:eastAsia="Amasis MT Pro" w:cs="Amasis MT Pro"/>
        </w:rPr>
        <w:t>StudentController</w:t>
      </w:r>
      <w:proofErr w:type="spellEnd"/>
      <w:r w:rsidRPr="2B463266">
        <w:rPr>
          <w:rFonts w:hAnsi="Amasis MT Pro" w:eastAsia="Amasis MT Pro" w:cs="Amasis MT Pro"/>
        </w:rPr>
        <w:t>(</w:t>
      </w:r>
      <w:proofErr w:type="gramEnd"/>
      <w:r w:rsidRPr="2B463266">
        <w:rPr>
          <w:rFonts w:hAnsi="Amasis MT Pro" w:eastAsia="Amasis MT Pro" w:cs="Amasis MT Pro"/>
        </w:rPr>
        <w:t xml:space="preserve">@PreAuthorizeGrant(module = </w:t>
      </w:r>
      <w:proofErr w:type="spellStart"/>
      <w:r w:rsidRPr="2B463266">
        <w:rPr>
          <w:rFonts w:hAnsi="Amasis MT Pro" w:eastAsia="Amasis MT Pro" w:cs="Amasis MT Pro"/>
        </w:rPr>
        <w:t>ModuleType.STUDENT</w:t>
      </w:r>
      <w:proofErr w:type="spellEnd"/>
      <w:r w:rsidRPr="2B463266">
        <w:rPr>
          <w:rFonts w:hAnsi="Amasis MT Pro" w:eastAsia="Amasis MT Pro" w:cs="Amasis MT Pro"/>
        </w:rPr>
        <w:t xml:space="preserve">, permission = </w:t>
      </w:r>
      <w:proofErr w:type="spellStart"/>
      <w:r w:rsidRPr="2B463266">
        <w:rPr>
          <w:rFonts w:hAnsi="Amasis MT Pro" w:eastAsia="Amasis MT Pro" w:cs="Amasis MT Pro"/>
        </w:rPr>
        <w:t>PermissionType.CREATE</w:t>
      </w:r>
      <w:proofErr w:type="spellEnd"/>
      <w:r w:rsidRPr="2B463266">
        <w:rPr>
          <w:rFonts w:hAnsi="Amasis MT Pro" w:eastAsia="Amasis MT Pro" w:cs="Amasis MT Pro"/>
        </w:rPr>
        <w:t xml:space="preserve">))        </w:t>
      </w:r>
      <w:r w:rsidR="65CCA6AF">
        <w:br/>
      </w:r>
      <w:r w:rsidR="65CCA6AF">
        <w:br/>
      </w:r>
      <w:r w:rsidRPr="2B463266">
        <w:rPr>
          <w:rFonts w:hAnsi="Amasis MT Pro" w:eastAsia="Amasis MT Pro" w:cs="Amasis MT Pro"/>
        </w:rPr>
        <w:t xml:space="preserve">             Database:- module name:- student, Link:- 'admin/student', code:- STUDENT</w:t>
      </w:r>
      <w:r w:rsidR="65CCA6AF">
        <w:br/>
      </w:r>
      <w:r w:rsidR="65CCA6AF">
        <w:br/>
      </w:r>
      <w:r w:rsidR="65CCA6AF">
        <w:br/>
      </w:r>
      <w:r w:rsidRPr="2B463266">
        <w:rPr>
          <w:rFonts w:hAnsi="Amasis MT Pro" w:eastAsia="Amasis MT Pro" w:cs="Amasis MT Pro"/>
        </w:rPr>
        <w:t xml:space="preserve"> 2. if a module has more than one controller, we should put same module type for every </w:t>
      </w:r>
      <w:proofErr w:type="gramStart"/>
      <w:r w:rsidRPr="2B463266">
        <w:rPr>
          <w:rFonts w:hAnsi="Amasis MT Pro" w:eastAsia="Amasis MT Pro" w:cs="Amasis MT Pro"/>
        </w:rPr>
        <w:t>controller</w:t>
      </w:r>
      <w:proofErr w:type="gramEnd"/>
    </w:p>
    <w:p w:rsidR="65CCA6AF" w:rsidP="2B463266" w:rsidRDefault="7CA2B848" w14:paraId="4E11A70C" w14:textId="5BB411AD">
      <w:r w:rsidRPr="2B463266">
        <w:rPr>
          <w:rFonts w:hAnsi="Amasis MT Pro" w:eastAsia="Amasis MT Pro" w:cs="Amasis MT Pro"/>
        </w:rPr>
        <w:t xml:space="preserve"> </w:t>
      </w:r>
    </w:p>
    <w:p w:rsidR="65CCA6AF" w:rsidP="2B463266" w:rsidRDefault="7CA2B848" w14:paraId="1081FBB3" w14:textId="5EF15670">
      <w:r w:rsidRPr="2B463266">
        <w:rPr>
          <w:rFonts w:hAnsi="Amasis MT Pro" w:eastAsia="Amasis MT Pro" w:cs="Amasis MT Pro"/>
        </w:rPr>
        <w:t xml:space="preserve">    Ex.     Frontend    student</w:t>
      </w:r>
      <w:r w:rsidR="65CCA6AF">
        <w:br/>
      </w:r>
      <w:r w:rsidR="65CCA6AF">
        <w:br/>
      </w:r>
      <w:r w:rsidRPr="2B463266">
        <w:rPr>
          <w:rFonts w:hAnsi="Amasis MT Pro" w:eastAsia="Amasis MT Pro" w:cs="Amasis MT Pro"/>
        </w:rPr>
        <w:t xml:space="preserve">             Backend        </w:t>
      </w:r>
      <w:proofErr w:type="spellStart"/>
      <w:proofErr w:type="gramStart"/>
      <w:r w:rsidRPr="2B463266">
        <w:rPr>
          <w:rFonts w:hAnsi="Amasis MT Pro" w:eastAsia="Amasis MT Pro" w:cs="Amasis MT Pro"/>
        </w:rPr>
        <w:t>ParentStudentController</w:t>
      </w:r>
      <w:proofErr w:type="spellEnd"/>
      <w:r w:rsidRPr="2B463266">
        <w:rPr>
          <w:rFonts w:hAnsi="Amasis MT Pro" w:eastAsia="Amasis MT Pro" w:cs="Amasis MT Pro"/>
        </w:rPr>
        <w:t>(</w:t>
      </w:r>
      <w:proofErr w:type="gramEnd"/>
      <w:r w:rsidRPr="2B463266">
        <w:rPr>
          <w:rFonts w:hAnsi="Amasis MT Pro" w:eastAsia="Amasis MT Pro" w:cs="Amasis MT Pro"/>
        </w:rPr>
        <w:t xml:space="preserve">@PreAuthorizeGrant(module = </w:t>
      </w:r>
      <w:proofErr w:type="spellStart"/>
      <w:r w:rsidRPr="2B463266">
        <w:rPr>
          <w:rFonts w:hAnsi="Amasis MT Pro" w:eastAsia="Amasis MT Pro" w:cs="Amasis MT Pro"/>
        </w:rPr>
        <w:t>ModuleType.STUDENT</w:t>
      </w:r>
      <w:proofErr w:type="spellEnd"/>
      <w:r w:rsidRPr="2B463266">
        <w:rPr>
          <w:rFonts w:hAnsi="Amasis MT Pro" w:eastAsia="Amasis MT Pro" w:cs="Amasis MT Pro"/>
        </w:rPr>
        <w:t xml:space="preserve">, permission = </w:t>
      </w:r>
      <w:proofErr w:type="spellStart"/>
      <w:r w:rsidRPr="2B463266">
        <w:rPr>
          <w:rFonts w:hAnsi="Amasis MT Pro" w:eastAsia="Amasis MT Pro" w:cs="Amasis MT Pro"/>
        </w:rPr>
        <w:t>PermissionType.CREATE</w:t>
      </w:r>
      <w:proofErr w:type="spellEnd"/>
      <w:r w:rsidRPr="2B463266">
        <w:rPr>
          <w:rFonts w:hAnsi="Amasis MT Pro" w:eastAsia="Amasis MT Pro" w:cs="Amasis MT Pro"/>
        </w:rPr>
        <w:t xml:space="preserve">))        </w:t>
      </w:r>
      <w:r w:rsidR="65CCA6AF">
        <w:br/>
      </w:r>
      <w:r w:rsidRPr="2B463266">
        <w:rPr>
          <w:rFonts w:hAnsi="Amasis MT Pro" w:eastAsia="Amasis MT Pro" w:cs="Amasis MT Pro"/>
        </w:rPr>
        <w:t xml:space="preserve">                         </w:t>
      </w:r>
      <w:proofErr w:type="spellStart"/>
      <w:r w:rsidRPr="2B463266">
        <w:rPr>
          <w:rFonts w:hAnsi="Amasis MT Pro" w:eastAsia="Amasis MT Pro" w:cs="Amasis MT Pro"/>
        </w:rPr>
        <w:t>ChildStudentController</w:t>
      </w:r>
      <w:proofErr w:type="spellEnd"/>
      <w:r w:rsidRPr="2B463266">
        <w:rPr>
          <w:rFonts w:hAnsi="Amasis MT Pro" w:eastAsia="Amasis MT Pro" w:cs="Amasis MT Pro"/>
        </w:rPr>
        <w:t xml:space="preserve">(@PreAuthorizeGrant(module = </w:t>
      </w:r>
      <w:proofErr w:type="spellStart"/>
      <w:r w:rsidRPr="2B463266">
        <w:rPr>
          <w:rFonts w:hAnsi="Amasis MT Pro" w:eastAsia="Amasis MT Pro" w:cs="Amasis MT Pro"/>
        </w:rPr>
        <w:t>ModuleType.STUDENT</w:t>
      </w:r>
      <w:proofErr w:type="spellEnd"/>
      <w:r w:rsidRPr="2B463266">
        <w:rPr>
          <w:rFonts w:hAnsi="Amasis MT Pro" w:eastAsia="Amasis MT Pro" w:cs="Amasis MT Pro"/>
        </w:rPr>
        <w:t xml:space="preserve">, permission = </w:t>
      </w:r>
      <w:proofErr w:type="spellStart"/>
      <w:r w:rsidRPr="2B463266">
        <w:rPr>
          <w:rFonts w:hAnsi="Amasis MT Pro" w:eastAsia="Amasis MT Pro" w:cs="Amasis MT Pro"/>
        </w:rPr>
        <w:t>PermissionType.CREATE</w:t>
      </w:r>
      <w:proofErr w:type="spellEnd"/>
      <w:r w:rsidRPr="2B463266">
        <w:rPr>
          <w:rFonts w:hAnsi="Amasis MT Pro" w:eastAsia="Amasis MT Pro" w:cs="Amasis MT Pro"/>
        </w:rPr>
        <w:t xml:space="preserve">))        </w:t>
      </w:r>
      <w:r w:rsidR="65CCA6AF">
        <w:br/>
      </w:r>
      <w:r w:rsidR="65CCA6AF">
        <w:br/>
      </w:r>
      <w:r w:rsidRPr="2B463266">
        <w:rPr>
          <w:rFonts w:hAnsi="Amasis MT Pro" w:eastAsia="Amasis MT Pro" w:cs="Amasis MT Pro"/>
        </w:rPr>
        <w:t xml:space="preserve">             Database:- module name:- student, Link:- 'admin/student', code:- STUDENT</w:t>
      </w:r>
      <w:r w:rsidR="65CCA6AF">
        <w:br/>
      </w:r>
      <w:r w:rsidR="65CCA6AF">
        <w:br/>
      </w:r>
      <w:r w:rsidR="65CCA6AF">
        <w:br/>
      </w:r>
      <w:r w:rsidRPr="2B463266">
        <w:rPr>
          <w:rFonts w:hAnsi="Amasis MT Pro" w:eastAsia="Amasis MT Pro" w:cs="Amasis MT Pro"/>
        </w:rPr>
        <w:t xml:space="preserve"> 3. if a student wants to access finance </w:t>
      </w:r>
      <w:proofErr w:type="gramStart"/>
      <w:r w:rsidRPr="2B463266">
        <w:rPr>
          <w:rFonts w:hAnsi="Amasis MT Pro" w:eastAsia="Amasis MT Pro" w:cs="Amasis MT Pro"/>
        </w:rPr>
        <w:t>API(</w:t>
      </w:r>
      <w:proofErr w:type="gramEnd"/>
      <w:r w:rsidRPr="2B463266">
        <w:rPr>
          <w:rFonts w:hAnsi="Amasis MT Pro" w:eastAsia="Amasis MT Pro" w:cs="Amasis MT Pro"/>
        </w:rPr>
        <w:t xml:space="preserve">finance module) from Student module. </w:t>
      </w:r>
      <w:proofErr w:type="gramStart"/>
      <w:r w:rsidRPr="2B463266">
        <w:rPr>
          <w:rFonts w:hAnsi="Amasis MT Pro" w:eastAsia="Amasis MT Pro" w:cs="Amasis MT Pro"/>
        </w:rPr>
        <w:t>we</w:t>
      </w:r>
      <w:proofErr w:type="gramEnd"/>
      <w:r w:rsidRPr="2B463266">
        <w:rPr>
          <w:rFonts w:hAnsi="Amasis MT Pro" w:eastAsia="Amasis MT Pro" w:cs="Amasis MT Pro"/>
        </w:rPr>
        <w:t xml:space="preserve"> should put as shown below. </w:t>
      </w:r>
      <w:r w:rsidR="65CCA6AF">
        <w:br/>
      </w:r>
      <w:r w:rsidRPr="2B463266">
        <w:rPr>
          <w:rFonts w:hAnsi="Amasis MT Pro" w:eastAsia="Amasis MT Pro" w:cs="Amasis MT Pro"/>
        </w:rPr>
        <w:t xml:space="preserve">         above finance API    @</w:t>
      </w:r>
      <w:proofErr w:type="gramStart"/>
      <w:r w:rsidRPr="2B463266">
        <w:rPr>
          <w:rFonts w:hAnsi="Amasis MT Pro" w:eastAsia="Amasis MT Pro" w:cs="Amasis MT Pro"/>
        </w:rPr>
        <w:t>PreAuthorizeGrant(</w:t>
      </w:r>
      <w:proofErr w:type="gramEnd"/>
      <w:r w:rsidRPr="2B463266">
        <w:rPr>
          <w:rFonts w:hAnsi="Amasis MT Pro" w:eastAsia="Amasis MT Pro" w:cs="Amasis MT Pro"/>
        </w:rPr>
        <w:t>module = {</w:t>
      </w:r>
      <w:proofErr w:type="spellStart"/>
      <w:r w:rsidRPr="2B463266">
        <w:rPr>
          <w:rFonts w:hAnsi="Amasis MT Pro" w:eastAsia="Amasis MT Pro" w:cs="Amasis MT Pro"/>
        </w:rPr>
        <w:t>ModuleType.FINANCE</w:t>
      </w:r>
      <w:proofErr w:type="spellEnd"/>
      <w:r w:rsidRPr="2B463266">
        <w:rPr>
          <w:rFonts w:hAnsi="Amasis MT Pro" w:eastAsia="Amasis MT Pro" w:cs="Amasis MT Pro"/>
        </w:rPr>
        <w:t xml:space="preserve">, </w:t>
      </w:r>
      <w:proofErr w:type="spellStart"/>
      <w:r w:rsidRPr="2B463266">
        <w:rPr>
          <w:rFonts w:hAnsi="Amasis MT Pro" w:eastAsia="Amasis MT Pro" w:cs="Amasis MT Pro"/>
        </w:rPr>
        <w:t>ModuleType.STUDENT</w:t>
      </w:r>
      <w:proofErr w:type="spellEnd"/>
      <w:r w:rsidRPr="2B463266">
        <w:rPr>
          <w:rFonts w:hAnsi="Amasis MT Pro" w:eastAsia="Amasis MT Pro" w:cs="Amasis MT Pro"/>
        </w:rPr>
        <w:t xml:space="preserve">}, permission = </w:t>
      </w:r>
      <w:proofErr w:type="spellStart"/>
      <w:r w:rsidRPr="2B463266">
        <w:rPr>
          <w:rFonts w:hAnsi="Amasis MT Pro" w:eastAsia="Amasis MT Pro" w:cs="Amasis MT Pro"/>
        </w:rPr>
        <w:t>PermissionType.CREATE</w:t>
      </w:r>
      <w:proofErr w:type="spellEnd"/>
      <w:r w:rsidRPr="2B463266">
        <w:rPr>
          <w:rFonts w:hAnsi="Amasis MT Pro" w:eastAsia="Amasis MT Pro" w:cs="Amasis MT Pro"/>
        </w:rPr>
        <w:t>)</w:t>
      </w:r>
      <w:r w:rsidR="65CCA6AF">
        <w:br/>
      </w:r>
      <w:r w:rsidR="65CCA6AF">
        <w:br/>
      </w:r>
      <w:r w:rsidRPr="2B463266">
        <w:rPr>
          <w:rFonts w:hAnsi="Amasis MT Pro" w:eastAsia="Amasis MT Pro" w:cs="Amasis MT Pro"/>
        </w:rPr>
        <w:t xml:space="preserve"> 4 Note:- </w:t>
      </w:r>
      <w:proofErr w:type="spellStart"/>
      <w:r w:rsidRPr="2B463266">
        <w:rPr>
          <w:rFonts w:hAnsi="Amasis MT Pro" w:eastAsia="Amasis MT Pro" w:cs="Amasis MT Pro"/>
        </w:rPr>
        <w:t>donot</w:t>
      </w:r>
      <w:proofErr w:type="spellEnd"/>
      <w:r w:rsidRPr="2B463266">
        <w:rPr>
          <w:rFonts w:hAnsi="Amasis MT Pro" w:eastAsia="Amasis MT Pro" w:cs="Amasis MT Pro"/>
        </w:rPr>
        <w:t xml:space="preserve"> put @PreAuthorizeGrant annotation on List View API</w:t>
      </w:r>
    </w:p>
    <w:p w:rsidR="65CCA6AF" w:rsidP="65CCA6AF" w:rsidRDefault="65CCA6AF" w14:paraId="16869E20" w14:textId="408D4148"/>
    <w:p w:rsidR="65CCA6AF" w:rsidP="65CCA6AF" w:rsidRDefault="65CCA6AF" w14:paraId="1083E4B0" w14:textId="037215E9"/>
    <w:p w:rsidR="65CCA6AF" w:rsidP="65CCA6AF" w:rsidRDefault="65CCA6AF" w14:paraId="561FBFD2" w14:textId="485DEBF7"/>
    <w:p w:rsidR="65CCA6AF" w:rsidP="65CCA6AF" w:rsidRDefault="65CCA6AF" w14:paraId="48BBA371" w14:textId="36A338FB"/>
    <w:p w:rsidR="65CCA6AF" w:rsidP="65CCA6AF" w:rsidRDefault="65CCA6AF" w14:paraId="06C0D3C7" w14:textId="092618F0"/>
    <w:p w:rsidR="65CCA6AF" w:rsidP="2B463266" w:rsidRDefault="4B026987" w14:paraId="08AA296D" w14:textId="28AB13DE">
      <w:pPr>
        <w:rPr>
          <w:b/>
          <w:bCs/>
          <w:sz w:val="32"/>
          <w:szCs w:val="32"/>
        </w:rPr>
      </w:pPr>
      <w:r w:rsidRPr="2B463266">
        <w:rPr>
          <w:b/>
          <w:bCs/>
          <w:sz w:val="32"/>
          <w:szCs w:val="32"/>
        </w:rPr>
        <w:t>Liquibase Writing</w:t>
      </w:r>
    </w:p>
    <w:p w:rsidR="65CCA6AF" w:rsidP="2B463266" w:rsidRDefault="5C2C9489" w14:paraId="79C95E25" w14:textId="663EF7EC">
      <w:pPr>
        <w:pStyle w:val="ListParagraph"/>
        <w:numPr>
          <w:ilvl w:val="0"/>
          <w:numId w:val="5"/>
        </w:numPr>
      </w:pPr>
      <w:r>
        <w:t>The Liquibase folder structure has been changed to a new structure shown below.</w:t>
      </w:r>
    </w:p>
    <w:p w:rsidR="5C2C9489" w:rsidP="2B463266" w:rsidRDefault="5C2C9489" w14:paraId="0459A015" w14:textId="6FE0EC0A">
      <w:r>
        <w:rPr>
          <w:noProof/>
        </w:rPr>
        <w:drawing>
          <wp:inline distT="0" distB="0" distL="0" distR="0" wp14:anchorId="1EC47D16" wp14:editId="633D02E0">
            <wp:extent cx="4133850" cy="1276350"/>
            <wp:effectExtent l="0" t="0" r="0" b="0"/>
            <wp:docPr id="1117276966" name="Picture 111727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133850" cy="1276350"/>
                    </a:xfrm>
                    <a:prstGeom prst="rect">
                      <a:avLst/>
                    </a:prstGeom>
                  </pic:spPr>
                </pic:pic>
              </a:graphicData>
            </a:graphic>
          </wp:inline>
        </w:drawing>
      </w:r>
    </w:p>
    <w:p w:rsidR="5C2C9489" w:rsidP="2B463266" w:rsidRDefault="5C2C9489" w14:paraId="3FEFC727" w14:textId="233CB856">
      <w:pPr>
        <w:pStyle w:val="ListParagraph"/>
        <w:numPr>
          <w:ilvl w:val="0"/>
          <w:numId w:val="5"/>
        </w:numPr>
        <w:rPr>
          <w:b/>
          <w:bCs/>
        </w:rPr>
      </w:pPr>
      <w:r w:rsidRPr="2B463266">
        <w:rPr>
          <w:b/>
          <w:bCs/>
        </w:rPr>
        <w:t>Both table creations and table modifications go to 1-table_modifications</w:t>
      </w:r>
      <w:r w:rsidRPr="2B463266" w:rsidR="61421A87">
        <w:rPr>
          <w:b/>
          <w:bCs/>
        </w:rPr>
        <w:t xml:space="preserve"> folder.</w:t>
      </w:r>
    </w:p>
    <w:p w:rsidR="557D5203" w:rsidP="2B463266" w:rsidRDefault="557D5203" w14:paraId="5D626A10" w14:textId="5B10656E">
      <w:pPr>
        <w:pStyle w:val="ListParagraph"/>
        <w:numPr>
          <w:ilvl w:val="0"/>
          <w:numId w:val="5"/>
        </w:numPr>
        <w:rPr>
          <w:b/>
          <w:bCs/>
        </w:rPr>
      </w:pPr>
      <w:r w:rsidRPr="2B463266">
        <w:rPr>
          <w:rFonts w:hAnsi="Calibri" w:eastAsia="Calibri"/>
          <w:b/>
          <w:bCs/>
        </w:rPr>
        <w:t>Table Insertions also go inside 1-table_modifications folder.</w:t>
      </w:r>
    </w:p>
    <w:p w:rsidR="5C2C9489" w:rsidP="2B463266" w:rsidRDefault="5C2C9489" w14:paraId="0BE281B0" w14:textId="2713E15A">
      <w:pPr>
        <w:pStyle w:val="ListParagraph"/>
        <w:numPr>
          <w:ilvl w:val="0"/>
          <w:numId w:val="5"/>
        </w:numPr>
        <w:rPr>
          <w:rFonts w:hAnsi="Calibri" w:eastAsia="Calibri"/>
        </w:rPr>
      </w:pPr>
      <w:r>
        <w:t>Don't follow module structure inside those folders.</w:t>
      </w:r>
    </w:p>
    <w:p w:rsidR="5C2C9489" w:rsidP="2B463266" w:rsidRDefault="5C2C9489" w14:paraId="33B62D95" w14:textId="3A36DB1D">
      <w:pPr>
        <w:pStyle w:val="ListParagraph"/>
        <w:numPr>
          <w:ilvl w:val="0"/>
          <w:numId w:val="5"/>
        </w:numPr>
        <w:rPr>
          <w:rFonts w:hAnsi="Calibri" w:eastAsia="Calibri"/>
        </w:rPr>
      </w:pPr>
      <w:r w:rsidRPr="2B463266">
        <w:rPr>
          <w:rFonts w:hAnsi="Calibri" w:eastAsia="Calibri"/>
        </w:rPr>
        <w:t>Always use the next available number for the Liquibase scripts.</w:t>
      </w:r>
      <w:r w:rsidRPr="2B463266" w:rsidR="011546E6">
        <w:rPr>
          <w:rFonts w:hAnsi="Calibri" w:eastAsia="Calibri"/>
        </w:rPr>
        <w:t xml:space="preserve"> The number should contain only 6 digits (</w:t>
      </w:r>
      <w:proofErr w:type="spellStart"/>
      <w:proofErr w:type="gramStart"/>
      <w:r w:rsidRPr="2B463266" w:rsidR="011546E6">
        <w:rPr>
          <w:rFonts w:hAnsi="Calibri" w:eastAsia="Calibri"/>
        </w:rPr>
        <w:t>Eg</w:t>
      </w:r>
      <w:proofErr w:type="spellEnd"/>
      <w:r w:rsidRPr="2B463266" w:rsidR="011546E6">
        <w:rPr>
          <w:rFonts w:hAnsi="Calibri" w:eastAsia="Calibri"/>
        </w:rPr>
        <w:t>:-</w:t>
      </w:r>
      <w:proofErr w:type="gramEnd"/>
      <w:r w:rsidRPr="2B463266" w:rsidR="011546E6">
        <w:rPr>
          <w:rFonts w:hAnsi="Calibri" w:eastAsia="Calibri"/>
        </w:rPr>
        <w:t xml:space="preserve"> 000001, 000023, 000546).</w:t>
      </w:r>
    </w:p>
    <w:p w:rsidR="5C2C9489" w:rsidP="2B463266" w:rsidRDefault="5C2C9489" w14:paraId="03C20578" w14:textId="7E37BB71">
      <w:pPr>
        <w:pStyle w:val="ListParagraph"/>
        <w:numPr>
          <w:ilvl w:val="1"/>
          <w:numId w:val="5"/>
        </w:numPr>
        <w:rPr>
          <w:rFonts w:hAnsi="Calibri" w:eastAsia="Calibri"/>
        </w:rPr>
      </w:pPr>
      <w:proofErr w:type="spellStart"/>
      <w:r w:rsidRPr="2B463266">
        <w:rPr>
          <w:rFonts w:hAnsi="Calibri" w:eastAsia="Calibri"/>
        </w:rPr>
        <w:t>Eg.</w:t>
      </w:r>
      <w:proofErr w:type="spellEnd"/>
      <w:r w:rsidRPr="2B463266">
        <w:rPr>
          <w:rFonts w:hAnsi="Calibri" w:eastAsia="Calibri"/>
        </w:rPr>
        <w:t xml:space="preserve"> For navigation scripts the next available number is 000003.</w:t>
      </w:r>
    </w:p>
    <w:p w:rsidR="0172A62B" w:rsidP="2B463266" w:rsidRDefault="0172A62B" w14:paraId="6153DC11" w14:textId="3CE40AB9">
      <w:pPr>
        <w:pStyle w:val="ListParagraph"/>
        <w:numPr>
          <w:ilvl w:val="0"/>
          <w:numId w:val="5"/>
        </w:numPr>
        <w:rPr>
          <w:rFonts w:hAnsi="Calibri" w:eastAsia="Calibri"/>
        </w:rPr>
      </w:pPr>
      <w:r w:rsidRPr="2B463266">
        <w:rPr>
          <w:rFonts w:hAnsi="Calibri" w:eastAsia="Calibri"/>
        </w:rPr>
        <w:t xml:space="preserve">Please note </w:t>
      </w:r>
      <w:r w:rsidRPr="2B463266" w:rsidR="4C608602">
        <w:rPr>
          <w:rFonts w:hAnsi="Calibri" w:eastAsia="Calibri"/>
        </w:rPr>
        <w:t>that</w:t>
      </w:r>
      <w:r w:rsidRPr="2B463266">
        <w:rPr>
          <w:rFonts w:hAnsi="Calibri" w:eastAsia="Calibri"/>
        </w:rPr>
        <w:t xml:space="preserve"> there is no need to define the file anywhere, if you add the file in </w:t>
      </w:r>
      <w:r w:rsidRPr="2B463266" w:rsidR="0AF1784D">
        <w:rPr>
          <w:rFonts w:hAnsi="Calibri" w:eastAsia="Calibri"/>
        </w:rPr>
        <w:t>the correct</w:t>
      </w:r>
      <w:r w:rsidRPr="2B463266">
        <w:rPr>
          <w:rFonts w:hAnsi="Calibri" w:eastAsia="Calibri"/>
        </w:rPr>
        <w:t xml:space="preserve"> folder the file will be automatically included f</w:t>
      </w:r>
      <w:r w:rsidRPr="2B463266" w:rsidR="3575234D">
        <w:rPr>
          <w:rFonts w:hAnsi="Calibri" w:eastAsia="Calibri"/>
        </w:rPr>
        <w:t>or the build.</w:t>
      </w:r>
    </w:p>
    <w:p w:rsidR="69F36DFC" w:rsidP="2B463266" w:rsidRDefault="69F36DFC" w14:paraId="4519B058" w14:textId="70C33CA5">
      <w:pPr>
        <w:pStyle w:val="ListParagraph"/>
        <w:numPr>
          <w:ilvl w:val="0"/>
          <w:numId w:val="5"/>
        </w:numPr>
        <w:rPr>
          <w:rFonts w:hAnsi="Calibri" w:eastAsia="Calibri"/>
        </w:rPr>
      </w:pPr>
      <w:r w:rsidRPr="2B463266">
        <w:rPr>
          <w:rFonts w:hAnsi="Calibri" w:eastAsia="Calibri"/>
        </w:rPr>
        <w:t xml:space="preserve">Don't add </w:t>
      </w:r>
      <w:r w:rsidRPr="2B463266">
        <w:rPr>
          <w:rFonts w:hAnsi="Calibri" w:eastAsia="Calibri"/>
          <w:b/>
          <w:bCs/>
        </w:rPr>
        <w:t xml:space="preserve">changelog </w:t>
      </w:r>
      <w:r w:rsidRPr="2B463266">
        <w:rPr>
          <w:rFonts w:hAnsi="Calibri" w:eastAsia="Calibri"/>
        </w:rPr>
        <w:t>to any file name</w:t>
      </w:r>
      <w:r w:rsidRPr="2B463266" w:rsidR="056CA0BD">
        <w:rPr>
          <w:rFonts w:hAnsi="Calibri" w:eastAsia="Calibri"/>
        </w:rPr>
        <w:t>.</w:t>
      </w:r>
    </w:p>
    <w:p w:rsidR="056CA0BD" w:rsidP="2B463266" w:rsidRDefault="056CA0BD" w14:paraId="109FCA40" w14:textId="781C5A9F">
      <w:pPr>
        <w:pStyle w:val="ListParagraph"/>
        <w:numPr>
          <w:ilvl w:val="0"/>
          <w:numId w:val="5"/>
        </w:numPr>
        <w:rPr>
          <w:rFonts w:hAnsi="Calibri" w:eastAsia="Calibri"/>
        </w:rPr>
      </w:pPr>
      <w:r w:rsidRPr="2B463266">
        <w:rPr>
          <w:rFonts w:hAnsi="Calibri" w:eastAsia="Calibri"/>
        </w:rPr>
        <w:t>Follow below folder structure for config service changes.</w:t>
      </w:r>
    </w:p>
    <w:p w:rsidR="056CA0BD" w:rsidP="2B463266" w:rsidRDefault="056CA0BD" w14:paraId="69B3FF42" w14:textId="6B197B0A">
      <w:r>
        <w:rPr>
          <w:noProof/>
        </w:rPr>
        <w:drawing>
          <wp:inline distT="0" distB="0" distL="0" distR="0" wp14:anchorId="651B164B" wp14:editId="569B946A">
            <wp:extent cx="4419600" cy="2895600"/>
            <wp:effectExtent l="0" t="0" r="0" b="0"/>
            <wp:docPr id="381598387" name="Picture 38159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419600" cy="2895600"/>
                    </a:xfrm>
                    <a:prstGeom prst="rect">
                      <a:avLst/>
                    </a:prstGeom>
                  </pic:spPr>
                </pic:pic>
              </a:graphicData>
            </a:graphic>
          </wp:inline>
        </w:drawing>
      </w:r>
    </w:p>
    <w:p w:rsidR="65CCA6AF" w:rsidP="65CCA6AF" w:rsidRDefault="65CCA6AF" w14:paraId="3CFB2102" w14:textId="42E0B6FB"/>
    <w:p w:rsidR="2B463266" w:rsidP="54D157FE" w:rsidRDefault="57B75986" w14:paraId="0942FADF" w14:textId="76BE3019">
      <w:pPr>
        <w:rPr>
          <w:b/>
          <w:bCs/>
          <w:sz w:val="32"/>
          <w:szCs w:val="32"/>
        </w:rPr>
      </w:pPr>
      <w:r w:rsidRPr="54D157FE">
        <w:rPr>
          <w:b/>
          <w:bCs/>
          <w:sz w:val="32"/>
          <w:szCs w:val="32"/>
        </w:rPr>
        <w:lastRenderedPageBreak/>
        <w:t>Business Config Service</w:t>
      </w:r>
    </w:p>
    <w:p w:rsidR="2B463266" w:rsidP="54D157FE" w:rsidRDefault="57B75986" w14:paraId="1DC047D9" w14:textId="6C68FABE">
      <w:pPr>
        <w:pStyle w:val="ListParagraph"/>
        <w:numPr>
          <w:ilvl w:val="0"/>
          <w:numId w:val="4"/>
        </w:numPr>
      </w:pPr>
      <w:r>
        <w:t xml:space="preserve">How we get policy config value from front </w:t>
      </w:r>
      <w:proofErr w:type="gramStart"/>
      <w:r>
        <w:t>end :</w:t>
      </w:r>
      <w:proofErr w:type="gramEnd"/>
    </w:p>
    <w:p w:rsidR="57B75986" w:rsidP="54D157FE" w:rsidRDefault="57B75986" w14:paraId="2A4488FF" w14:textId="6AB7D361">
      <w:pPr>
        <w:rPr>
          <w:rFonts w:hAnsi="Calibri" w:eastAsia="Calibri"/>
        </w:rPr>
      </w:pPr>
      <w:r w:rsidRPr="54D157FE">
        <w:rPr>
          <w:rFonts w:hAnsi="Calibri" w:eastAsia="Calibri"/>
        </w:rPr>
        <w:t xml:space="preserve">       </w:t>
      </w:r>
      <w:r w:rsidRPr="54D157FE">
        <w:rPr>
          <w:rFonts w:hAnsi="Calibri" w:eastAsia="Calibri"/>
          <w:b/>
          <w:bCs/>
        </w:rPr>
        <w:t>Solution</w:t>
      </w:r>
      <w:r w:rsidRPr="54D157FE">
        <w:rPr>
          <w:rFonts w:hAnsi="Calibri" w:eastAsia="Calibri"/>
        </w:rPr>
        <w:t>:</w:t>
      </w:r>
    </w:p>
    <w:p w:rsidR="57B75986" w:rsidP="54D157FE" w:rsidRDefault="57B75986" w14:paraId="3CB9177C" w14:textId="06E17D57">
      <w:pPr>
        <w:rPr>
          <w:rFonts w:ascii="Consolas" w:hAnsi="Consolas" w:eastAsia="Consolas" w:cs="Consolas"/>
          <w:color w:val="A9B7C6"/>
          <w:sz w:val="30"/>
          <w:szCs w:val="30"/>
        </w:rPr>
      </w:pPr>
      <w:r w:rsidRPr="54D157FE">
        <w:rPr>
          <w:rFonts w:hAnsi="Calibri" w:eastAsia="Calibri"/>
        </w:rPr>
        <w:t xml:space="preserve">                </w:t>
      </w:r>
      <w:r w:rsidRPr="54D157FE" w:rsidR="77BB9F26">
        <w:rPr>
          <w:rFonts w:hAnsi="Calibri" w:eastAsia="Calibri"/>
        </w:rPr>
        <w:t xml:space="preserve">Front end class name     </w:t>
      </w:r>
      <w:r w:rsidRPr="54D157FE" w:rsidR="18DF2596">
        <w:rPr>
          <w:rFonts w:hAnsi="Calibri" w:eastAsia="Calibri"/>
        </w:rPr>
        <w:t xml:space="preserve"> </w:t>
      </w:r>
      <w:r w:rsidRPr="54D157FE" w:rsidR="77BB9F26">
        <w:rPr>
          <w:rFonts w:hAnsi="Calibri" w:eastAsia="Calibri"/>
        </w:rPr>
        <w:t xml:space="preserve">-&gt;  </w:t>
      </w:r>
      <w:r w:rsidRPr="54D157FE" w:rsidR="4D628B25">
        <w:rPr>
          <w:rFonts w:hAnsi="Calibri" w:eastAsia="Calibri"/>
        </w:rPr>
        <w:t xml:space="preserve"> </w:t>
      </w:r>
      <w:proofErr w:type="spellStart"/>
      <w:r w:rsidRPr="54D157FE" w:rsidR="77BB9F26">
        <w:rPr>
          <w:rFonts w:hAnsi="Amasis MT Pro" w:eastAsia="Amasis MT Pro" w:cs="Amasis MT Pro"/>
        </w:rPr>
        <w:t>PolicyParameterService</w:t>
      </w:r>
      <w:proofErr w:type="spellEnd"/>
    </w:p>
    <w:p w:rsidR="77BB9F26" w:rsidP="54D157FE" w:rsidRDefault="77BB9F26" w14:paraId="46341D6B" w14:textId="55E2B0AE">
      <w:pPr>
        <w:rPr>
          <w:rFonts w:ascii="Consolas" w:hAnsi="Consolas" w:eastAsia="Consolas" w:cs="Consolas"/>
          <w:color w:val="FFC66D"/>
          <w:sz w:val="30"/>
          <w:szCs w:val="30"/>
        </w:rPr>
      </w:pPr>
      <w:r w:rsidRPr="54D157FE">
        <w:rPr>
          <w:rFonts w:ascii="Consolas" w:hAnsi="Consolas" w:eastAsia="Consolas" w:cs="Consolas"/>
          <w:color w:val="A9B7C6"/>
          <w:sz w:val="30"/>
          <w:szCs w:val="30"/>
        </w:rPr>
        <w:t xml:space="preserve">     </w:t>
      </w:r>
      <w:r w:rsidRPr="54D157FE">
        <w:rPr>
          <w:rFonts w:ascii="Consolas" w:hAnsi="Consolas" w:eastAsia="Consolas" w:cs="Consolas"/>
          <w:sz w:val="30"/>
          <w:szCs w:val="30"/>
        </w:rPr>
        <w:t xml:space="preserve"> </w:t>
      </w:r>
      <w:r w:rsidRPr="54D157FE">
        <w:rPr>
          <w:rFonts w:hAnsi="Amasis MT Pro" w:eastAsia="Amasis MT Pro" w:cs="Amasis MT Pro"/>
          <w:sz w:val="26"/>
          <w:szCs w:val="26"/>
        </w:rPr>
        <w:t>Method name</w:t>
      </w:r>
      <w:r w:rsidRPr="54D157FE">
        <w:rPr>
          <w:rFonts w:ascii="Consolas" w:hAnsi="Consolas" w:eastAsia="Consolas" w:cs="Consolas"/>
          <w:sz w:val="30"/>
          <w:szCs w:val="30"/>
        </w:rPr>
        <w:t xml:space="preserve"> </w:t>
      </w:r>
      <w:r w:rsidRPr="54D157FE" w:rsidR="2D43B857">
        <w:rPr>
          <w:rFonts w:ascii="Consolas" w:hAnsi="Consolas" w:eastAsia="Consolas" w:cs="Consolas"/>
          <w:sz w:val="30"/>
          <w:szCs w:val="30"/>
        </w:rPr>
        <w:t xml:space="preserve">     </w:t>
      </w:r>
      <w:r w:rsidRPr="54D157FE">
        <w:rPr>
          <w:rFonts w:ascii="Consolas" w:hAnsi="Consolas" w:eastAsia="Consolas" w:cs="Consolas"/>
          <w:sz w:val="30"/>
          <w:szCs w:val="30"/>
        </w:rPr>
        <w:t>-&gt;</w:t>
      </w:r>
      <w:r w:rsidRPr="54D157FE" w:rsidR="0BFD0F1E">
        <w:rPr>
          <w:rFonts w:ascii="Consolas" w:hAnsi="Consolas" w:eastAsia="Consolas" w:cs="Consolas"/>
          <w:sz w:val="30"/>
          <w:szCs w:val="30"/>
        </w:rPr>
        <w:t xml:space="preserve"> </w:t>
      </w:r>
      <w:proofErr w:type="spellStart"/>
      <w:r w:rsidRPr="54D157FE">
        <w:rPr>
          <w:rFonts w:hAnsi="Amasis MT Pro" w:eastAsia="Amasis MT Pro" w:cs="Amasis MT Pro"/>
        </w:rPr>
        <w:t>getPolicyValueByCode</w:t>
      </w:r>
      <w:proofErr w:type="spellEnd"/>
    </w:p>
    <w:p w:rsidR="57B75986" w:rsidP="54D157FE" w:rsidRDefault="57B75986" w14:paraId="29A9F974" w14:textId="37BF0116">
      <w:pPr>
        <w:rPr>
          <w:rFonts w:hAnsi="Calibri" w:eastAsia="Calibri"/>
        </w:rPr>
      </w:pPr>
      <w:r w:rsidRPr="24B48BD5" w:rsidR="57B75986">
        <w:rPr>
          <w:rFonts w:hAnsi="Calibri" w:eastAsia="Calibri"/>
        </w:rPr>
        <w:t xml:space="preserve">       2) How we get policy config value for sis admin </w:t>
      </w:r>
      <w:r w:rsidRPr="24B48BD5" w:rsidR="57B75986">
        <w:rPr>
          <w:rFonts w:hAnsi="Calibri" w:eastAsia="Calibri"/>
        </w:rPr>
        <w:t>backend :</w:t>
      </w:r>
    </w:p>
    <w:p w:rsidR="2B463266" w:rsidP="2B463266" w:rsidRDefault="7831982E" w14:paraId="78223CDF" w14:textId="4370C8FC">
      <w:r>
        <w:t xml:space="preserve">                   Reference:  ApplicationAttachmentServiceImpl.java</w:t>
      </w:r>
    </w:p>
    <w:p w:rsidR="78B5CA50" w:rsidP="54D157FE" w:rsidRDefault="78B5CA50" w14:paraId="2F1A4B76" w14:textId="5656BA2F">
      <w:pPr>
        <w:rPr>
          <w:rFonts w:ascii="Consolas" w:hAnsi="Consolas" w:eastAsia="Consolas" w:cs="Consolas"/>
          <w:sz w:val="30"/>
          <w:szCs w:val="30"/>
        </w:rPr>
      </w:pPr>
      <w:r>
        <w:t xml:space="preserve">               Method </w:t>
      </w:r>
      <w:proofErr w:type="gramStart"/>
      <w:r>
        <w:t>name :</w:t>
      </w:r>
      <w:proofErr w:type="gramEnd"/>
      <w:r>
        <w:t xml:space="preserve"> </w:t>
      </w:r>
      <w:proofErr w:type="spellStart"/>
      <w:r w:rsidRPr="54D157FE">
        <w:rPr>
          <w:rFonts w:hAnsi="Amasis MT Pro" w:eastAsia="Amasis MT Pro" w:cs="Amasis MT Pro"/>
        </w:rPr>
        <w:t>getAttachmentList</w:t>
      </w:r>
      <w:proofErr w:type="spellEnd"/>
    </w:p>
    <w:p w:rsidR="2B463266" w:rsidP="2B463266" w:rsidRDefault="78B5CA50" w14:paraId="6299CDA8" w14:textId="2B6D080B">
      <w:r>
        <w:t xml:space="preserve">               </w:t>
      </w:r>
      <w:r w:rsidRPr="54D157FE">
        <w:rPr>
          <w:i/>
          <w:iCs/>
        </w:rPr>
        <w:t xml:space="preserve">Statements </w:t>
      </w:r>
      <w:r>
        <w:t>=:</w:t>
      </w:r>
    </w:p>
    <w:p w:rsidR="2B463266" w:rsidP="2B463266" w:rsidRDefault="78B5CA50" w14:paraId="1B942E9F" w14:textId="35E0CD2A">
      <w:r>
        <w:t xml:space="preserve">                  </w:t>
      </w:r>
      <w:proofErr w:type="spellStart"/>
      <w:r w:rsidR="4E38CCFE">
        <w:t>BusinessConfigClient</w:t>
      </w:r>
      <w:proofErr w:type="spellEnd"/>
      <w:r w:rsidR="4E38CCFE">
        <w:t xml:space="preserve"> </w:t>
      </w:r>
      <w:proofErr w:type="spellStart"/>
      <w:r w:rsidR="4E38CCFE">
        <w:t>businessConfigClient</w:t>
      </w:r>
      <w:proofErr w:type="spellEnd"/>
      <w:r w:rsidR="4E38CCFE">
        <w:t>;</w:t>
      </w:r>
      <w:r w:rsidR="77FC1DAA">
        <w:t xml:space="preserve"> // This class coming from the business config </w:t>
      </w:r>
      <w:proofErr w:type="gramStart"/>
      <w:r w:rsidR="77FC1DAA">
        <w:t>library</w:t>
      </w:r>
      <w:proofErr w:type="gramEnd"/>
    </w:p>
    <w:p w:rsidR="2B463266" w:rsidP="2B463266" w:rsidRDefault="4E38CCFE" w14:paraId="57C9E70B" w14:textId="2460A959">
      <w:r>
        <w:t xml:space="preserve">    </w:t>
      </w:r>
      <w:r w:rsidR="78B5CA50">
        <w:t xml:space="preserve">   </w:t>
      </w:r>
      <w:r w:rsidR="1F091118">
        <w:t xml:space="preserve">           </w:t>
      </w:r>
      <w:proofErr w:type="spellStart"/>
      <w:r w:rsidR="52B7B22F">
        <w:t>businessConfigClient</w:t>
      </w:r>
      <w:r w:rsidR="1F091118">
        <w:t>.readConfig</w:t>
      </w:r>
      <w:proofErr w:type="spellEnd"/>
      <w:r w:rsidR="1F091118">
        <w:t>(${</w:t>
      </w:r>
      <w:proofErr w:type="spellStart"/>
      <w:r w:rsidR="1F091118">
        <w:t>policy_code</w:t>
      </w:r>
      <w:proofErr w:type="spellEnd"/>
      <w:r w:rsidR="1F091118">
        <w:t>}, ${</w:t>
      </w:r>
      <w:r w:rsidR="188ED9FF">
        <w:t>module</w:t>
      </w:r>
      <w:r w:rsidR="1F091118">
        <w:t>}</w:t>
      </w:r>
      <w:r w:rsidR="5469058F">
        <w:t>, null, null, null, ${</w:t>
      </w:r>
      <w:proofErr w:type="spellStart"/>
      <w:r w:rsidR="5469058F">
        <w:t>tenant_id</w:t>
      </w:r>
      <w:proofErr w:type="spellEnd"/>
      <w:r w:rsidR="5469058F">
        <w:t>}, ${</w:t>
      </w:r>
      <w:proofErr w:type="spellStart"/>
      <w:r w:rsidR="5469058F">
        <w:t>university_</w:t>
      </w:r>
      <w:r w:rsidR="042A473E">
        <w:t>assignment_</w:t>
      </w:r>
      <w:r w:rsidR="5469058F">
        <w:t>id</w:t>
      </w:r>
      <w:proofErr w:type="spellEnd"/>
      <w:r w:rsidR="5469058F">
        <w:t>}, ${</w:t>
      </w:r>
      <w:proofErr w:type="spellStart"/>
      <w:r w:rsidR="6C817E3D">
        <w:t>campus_assignment_id</w:t>
      </w:r>
      <w:proofErr w:type="spellEnd"/>
      <w:r w:rsidR="5469058F">
        <w:t>}</w:t>
      </w:r>
      <w:proofErr w:type="gramStart"/>
      <w:r w:rsidR="1F091118">
        <w:t>)</w:t>
      </w:r>
      <w:r w:rsidR="17631020">
        <w:t>;</w:t>
      </w:r>
      <w:proofErr w:type="gramEnd"/>
    </w:p>
    <w:p w:rsidR="6A45E0B7" w:rsidP="6A45E0B7" w:rsidRDefault="6A45E0B7" w14:paraId="026C42CE" w14:textId="25DD2C7A"/>
    <w:p w:rsidR="6A45E0B7" w:rsidP="6A45E0B7" w:rsidRDefault="6A45E0B7" w14:paraId="12459F58" w14:textId="5242B7FE">
      <w:pPr>
        <w:rPr>
          <w:rFonts w:hAnsi="Amasis MT Pro" w:eastAsia="Amasis MT Pro" w:cs="Amasis MT Pro"/>
        </w:rPr>
      </w:pPr>
      <w:r>
        <w:t xml:space="preserve">3) </w:t>
      </w:r>
      <w:r w:rsidR="1ADBA831">
        <w:t xml:space="preserve">Introduced </w:t>
      </w:r>
      <w:proofErr w:type="gramStart"/>
      <w:r w:rsidR="1ADBA831">
        <w:t>new</w:t>
      </w:r>
      <w:proofErr w:type="gramEnd"/>
      <w:r w:rsidR="1ADBA831">
        <w:t xml:space="preserve"> field for business config service database under the </w:t>
      </w:r>
      <w:proofErr w:type="spellStart"/>
      <w:r w:rsidRPr="0C1888BB" w:rsidR="745505BF">
        <w:rPr>
          <w:b/>
          <w:bCs/>
        </w:rPr>
        <w:t>bc_config_template_field</w:t>
      </w:r>
      <w:proofErr w:type="spellEnd"/>
      <w:r w:rsidR="745505BF">
        <w:t xml:space="preserve"> table. </w:t>
      </w:r>
      <w:r w:rsidRPr="0C1888BB" w:rsidR="745505BF">
        <w:rPr>
          <w:rFonts w:hAnsi="Amasis MT Pro" w:eastAsia="Amasis MT Pro" w:cs="Amasis MT Pro"/>
        </w:rPr>
        <w:t xml:space="preserve">The purpose of introducing this was due to </w:t>
      </w:r>
      <w:proofErr w:type="gramStart"/>
      <w:r w:rsidRPr="0C1888BB" w:rsidR="745505BF">
        <w:rPr>
          <w:rFonts w:hAnsi="Amasis MT Pro" w:eastAsia="Amasis MT Pro" w:cs="Amasis MT Pro"/>
        </w:rPr>
        <w:t>showing</w:t>
      </w:r>
      <w:proofErr w:type="gramEnd"/>
      <w:r w:rsidRPr="0C1888BB" w:rsidR="745505BF">
        <w:rPr>
          <w:rFonts w:hAnsi="Amasis MT Pro" w:eastAsia="Amasis MT Pro" w:cs="Amasis MT Pro"/>
        </w:rPr>
        <w:t xml:space="preserve"> config template field values in proper order on front views. </w:t>
      </w:r>
      <w:proofErr w:type="gramStart"/>
      <w:r w:rsidRPr="0C1888BB" w:rsidR="745505BF">
        <w:rPr>
          <w:rFonts w:hAnsi="Amasis MT Pro" w:eastAsia="Amasis MT Pro" w:cs="Amasis MT Pro"/>
        </w:rPr>
        <w:t>So</w:t>
      </w:r>
      <w:proofErr w:type="gramEnd"/>
      <w:r w:rsidRPr="0C1888BB" w:rsidR="745505BF">
        <w:rPr>
          <w:rFonts w:hAnsi="Amasis MT Pro" w:eastAsia="Amasis MT Pro" w:cs="Amasis MT Pro"/>
        </w:rPr>
        <w:t xml:space="preserve"> you have to update </w:t>
      </w:r>
      <w:proofErr w:type="spellStart"/>
      <w:r w:rsidRPr="0C1888BB" w:rsidR="745505BF">
        <w:rPr>
          <w:rFonts w:hAnsi="Amasis MT Pro" w:eastAsia="Amasis MT Pro" w:cs="Amasis MT Pro"/>
          <w:b/>
          <w:bCs/>
        </w:rPr>
        <w:t>sort_order</w:t>
      </w:r>
      <w:proofErr w:type="spellEnd"/>
      <w:r w:rsidRPr="0C1888BB" w:rsidR="745505BF">
        <w:rPr>
          <w:rFonts w:hAnsi="Amasis MT Pro" w:eastAsia="Amasis MT Pro" w:cs="Amasis MT Pro"/>
        </w:rPr>
        <w:t xml:space="preserve"> field while </w:t>
      </w:r>
      <w:r w:rsidRPr="0C1888BB" w:rsidR="6A735AA3">
        <w:rPr>
          <w:rFonts w:hAnsi="Amasis MT Pro" w:eastAsia="Amasis MT Pro" w:cs="Amasis MT Pro"/>
        </w:rPr>
        <w:t xml:space="preserve">you are </w:t>
      </w:r>
      <w:r w:rsidRPr="0C1888BB" w:rsidR="745505BF">
        <w:rPr>
          <w:rFonts w:hAnsi="Amasis MT Pro" w:eastAsia="Amasis MT Pro" w:cs="Amasis MT Pro"/>
        </w:rPr>
        <w:t xml:space="preserve">creating scripts which relate to Template data types policies. </w:t>
      </w:r>
    </w:p>
    <w:p w:rsidR="2531E6D1" w:rsidP="6A45E0B7" w:rsidRDefault="2531E6D1" w14:paraId="78A1D5F2" w14:textId="32CA0B91">
      <w:pPr>
        <w:rPr>
          <w:rFonts w:hAnsi="Amasis MT Pro" w:eastAsia="Amasis MT Pro" w:cs="Amasis MT Pro"/>
        </w:rPr>
      </w:pPr>
      <w:r w:rsidRPr="6A45E0B7">
        <w:rPr>
          <w:rFonts w:hAnsi="Amasis MT Pro" w:eastAsia="Amasis MT Pro" w:cs="Amasis MT Pro"/>
        </w:rPr>
        <w:t xml:space="preserve">Example: </w:t>
      </w:r>
    </w:p>
    <w:p w:rsidR="2531E6D1" w:rsidP="6A45E0B7" w:rsidRDefault="2531E6D1" w14:paraId="763AE580" w14:textId="1E5F51F1">
      <w:pPr>
        <w:rPr>
          <w:rFonts w:hAnsi="Amasis MT Pro" w:eastAsia="Amasis MT Pro" w:cs="Amasis MT Pro"/>
        </w:rPr>
      </w:pPr>
      <w:r w:rsidRPr="1950A451">
        <w:rPr>
          <w:rFonts w:hAnsi="Amasis MT Pro" w:eastAsia="Amasis MT Pro" w:cs="Amasis MT Pro"/>
        </w:rPr>
        <w:t xml:space="preserve">  If you set </w:t>
      </w:r>
      <w:proofErr w:type="spellStart"/>
      <w:r w:rsidRPr="1950A451">
        <w:rPr>
          <w:rFonts w:hAnsi="Amasis MT Pro" w:eastAsia="Amasis MT Pro" w:cs="Amasis MT Pro"/>
          <w:b/>
          <w:bCs/>
        </w:rPr>
        <w:t>set_order</w:t>
      </w:r>
      <w:proofErr w:type="spellEnd"/>
      <w:r w:rsidRPr="1950A451">
        <w:rPr>
          <w:rFonts w:hAnsi="Amasis MT Pro" w:eastAsia="Amasis MT Pro" w:cs="Amasis MT Pro"/>
        </w:rPr>
        <w:t xml:space="preserve"> as 1 then that field shows </w:t>
      </w:r>
      <w:proofErr w:type="gramStart"/>
      <w:r w:rsidRPr="1950A451">
        <w:rPr>
          <w:rFonts w:hAnsi="Amasis MT Pro" w:eastAsia="Amasis MT Pro" w:cs="Amasis MT Pro"/>
        </w:rPr>
        <w:t>very</w:t>
      </w:r>
      <w:proofErr w:type="gramEnd"/>
      <w:r w:rsidRPr="1950A451">
        <w:rPr>
          <w:rFonts w:hAnsi="Amasis MT Pro" w:eastAsia="Amasis MT Pro" w:cs="Amasis MT Pro"/>
        </w:rPr>
        <w:t xml:space="preserve"> first column in FE list view.</w:t>
      </w:r>
    </w:p>
    <w:p w:rsidR="2B463266" w:rsidP="1950A451" w:rsidRDefault="2B463266" w14:paraId="079C72CA" w14:textId="61C17538">
      <w:pPr>
        <w:rPr>
          <w:rFonts w:hAnsi="Amasis MT Pro" w:eastAsia="Amasis MT Pro" w:cs="Amasis MT Pro"/>
        </w:rPr>
      </w:pPr>
    </w:p>
    <w:p w:rsidR="2B463266" w:rsidP="1950A451" w:rsidRDefault="7F6BCD95" w14:paraId="6E1104FD" w14:textId="1FB8F7F3">
      <w:pPr>
        <w:rPr>
          <w:rFonts w:hAnsi="Amasis MT Pro" w:eastAsia="Amasis MT Pro" w:cs="Amasis MT Pro"/>
        </w:rPr>
      </w:pPr>
      <w:r w:rsidRPr="1950A451">
        <w:rPr>
          <w:rFonts w:hAnsi="Amasis MT Pro" w:eastAsia="Amasis MT Pro" w:cs="Amasis MT Pro"/>
        </w:rPr>
        <w:t xml:space="preserve">4) If policy config is </w:t>
      </w:r>
      <w:r w:rsidRPr="1950A451">
        <w:rPr>
          <w:rFonts w:hAnsi="Amasis MT Pro" w:eastAsia="Amasis MT Pro" w:cs="Amasis MT Pro"/>
          <w:b/>
          <w:bCs/>
        </w:rPr>
        <w:t>not an active status</w:t>
      </w:r>
      <w:r w:rsidRPr="1950A451">
        <w:rPr>
          <w:rFonts w:hAnsi="Amasis MT Pro" w:eastAsia="Amasis MT Pro" w:cs="Amasis MT Pro"/>
        </w:rPr>
        <w:t xml:space="preserve"> no need to </w:t>
      </w:r>
      <w:r w:rsidRPr="1950A451" w:rsidR="0936A9B6">
        <w:rPr>
          <w:rFonts w:hAnsi="Amasis MT Pro" w:eastAsia="Amasis MT Pro" w:cs="Amasis MT Pro"/>
        </w:rPr>
        <w:t xml:space="preserve">consider </w:t>
      </w:r>
      <w:r w:rsidRPr="1950A451">
        <w:rPr>
          <w:rFonts w:hAnsi="Amasis MT Pro" w:eastAsia="Amasis MT Pro" w:cs="Amasis MT Pro"/>
        </w:rPr>
        <w:t>in places where those needs.</w:t>
      </w:r>
    </w:p>
    <w:p w:rsidR="1950A451" w:rsidP="1950A451" w:rsidRDefault="1950A451" w14:paraId="1C5551EB" w14:textId="48A44B37">
      <w:pPr>
        <w:rPr>
          <w:rFonts w:hAnsi="Amasis MT Pro" w:eastAsia="Amasis MT Pro" w:cs="Amasis MT Pro"/>
        </w:rPr>
      </w:pPr>
    </w:p>
    <w:p w:rsidR="00BF49CE" w:rsidP="1950A451" w:rsidRDefault="00BF49CE" w14:paraId="2E10376D" w14:textId="77777777">
      <w:pPr>
        <w:rPr>
          <w:rFonts w:hAnsi="Amasis MT Pro" w:eastAsia="Amasis MT Pro" w:cs="Amasis MT Pro"/>
        </w:rPr>
      </w:pPr>
    </w:p>
    <w:p w:rsidR="2B463266" w:rsidP="4FB7D767" w:rsidRDefault="2F8294E4" w14:paraId="617E1465" w14:textId="07A76126">
      <w:r w:rsidRPr="4FB7D767">
        <w:rPr>
          <w:b/>
          <w:bCs/>
          <w:sz w:val="32"/>
          <w:szCs w:val="32"/>
        </w:rPr>
        <w:lastRenderedPageBreak/>
        <w:t>Automatic Usage Checking Before Deleting</w:t>
      </w:r>
    </w:p>
    <w:p w:rsidR="2B463266" w:rsidP="4FB7D767" w:rsidRDefault="788D1BB6" w14:paraId="709B8BF0" w14:textId="656B0B64">
      <w:pPr>
        <w:rPr>
          <w:rFonts w:hAnsi="Calibri" w:eastAsia="Calibri"/>
        </w:rPr>
      </w:pPr>
      <w:r>
        <w:t xml:space="preserve">A common master service development has </w:t>
      </w:r>
      <w:r w:rsidR="52F024D9">
        <w:t>been done</w:t>
      </w:r>
      <w:r>
        <w:t xml:space="preserve"> to check foreign key usages of a table before deleting a table row. You may have taken a different approach before to do the same manually using </w:t>
      </w:r>
      <w:proofErr w:type="spellStart"/>
      <w:r w:rsidRPr="4FB7D767">
        <w:rPr>
          <w:b/>
          <w:bCs/>
        </w:rPr>
        <w:t>sis_common_entity_map</w:t>
      </w:r>
      <w:proofErr w:type="spellEnd"/>
      <w:r>
        <w:t xml:space="preserve"> table. In the future, you may not need to manually handle this since this is developed now. This change applies for structure master foreign keys also (therefore both direct id foreign key and structure master foreign key usages are checked before deleting).</w:t>
      </w:r>
    </w:p>
    <w:p w:rsidR="2B463266" w:rsidP="4FB7D767" w:rsidRDefault="788D1BB6" w14:paraId="3A9FE44F" w14:textId="1B41AD8A">
      <w:r>
        <w:t>However, there could be some special scenarios developers may still have to handle manually such as</w:t>
      </w:r>
    </w:p>
    <w:p w:rsidR="2B463266" w:rsidP="4FB7D767" w:rsidRDefault="788D1BB6" w14:paraId="29248C66" w14:textId="77D435D2">
      <w:pPr>
        <w:pStyle w:val="ListParagraph"/>
        <w:numPr>
          <w:ilvl w:val="0"/>
          <w:numId w:val="3"/>
        </w:numPr>
        <w:rPr>
          <w:rFonts w:hAnsi="Calibri" w:eastAsia="Calibri"/>
        </w:rPr>
      </w:pPr>
      <w:proofErr w:type="spellStart"/>
      <w:r>
        <w:t>Id</w:t>
      </w:r>
      <w:proofErr w:type="spellEnd"/>
      <w:r>
        <w:t xml:space="preserve"> is used just as a reference instead of using as a foreign key.</w:t>
      </w:r>
    </w:p>
    <w:p w:rsidR="2B463266" w:rsidP="4FB7D767" w:rsidRDefault="788D1BB6" w14:paraId="1338DE63" w14:textId="23639A01">
      <w:pPr>
        <w:pStyle w:val="ListParagraph"/>
        <w:numPr>
          <w:ilvl w:val="0"/>
          <w:numId w:val="3"/>
        </w:numPr>
      </w:pPr>
      <w:r>
        <w:t xml:space="preserve">When creation there could be some places where data is inserted to the child tables at the same time and those child records are useless if parent record is deleted. So, when deleting that parent record, foreign key check is not needed since it is used in the same page instead of a different page that could occur errors. In this case you can override the </w:t>
      </w:r>
      <w:proofErr w:type="spellStart"/>
      <w:proofErr w:type="gramStart"/>
      <w:r w:rsidRPr="4FB7D767">
        <w:rPr>
          <w:b/>
          <w:bCs/>
        </w:rPr>
        <w:t>deleteCheckIgnoredTables</w:t>
      </w:r>
      <w:proofErr w:type="spellEnd"/>
      <w:r w:rsidRPr="4FB7D767">
        <w:rPr>
          <w:b/>
          <w:bCs/>
        </w:rPr>
        <w:t>(</w:t>
      </w:r>
      <w:proofErr w:type="gramEnd"/>
      <w:r w:rsidRPr="4FB7D767">
        <w:rPr>
          <w:b/>
          <w:bCs/>
        </w:rPr>
        <w:t>)</w:t>
      </w:r>
      <w:r>
        <w:t xml:space="preserve"> method in the service </w:t>
      </w:r>
      <w:proofErr w:type="spellStart"/>
      <w:r>
        <w:t>impl</w:t>
      </w:r>
      <w:proofErr w:type="spellEnd"/>
      <w:r>
        <w:t xml:space="preserve"> and pass those table names.</w:t>
      </w:r>
      <w:r w:rsidR="2B463266">
        <w:br/>
      </w:r>
      <w:r w:rsidR="37B6330A">
        <w:t xml:space="preserve">Ex:- </w:t>
      </w:r>
      <w:r w:rsidR="37B6330A">
        <w:rPr>
          <w:noProof/>
        </w:rPr>
        <w:drawing>
          <wp:inline distT="0" distB="0" distL="0" distR="0" wp14:anchorId="2E333ACB" wp14:editId="47F897E5">
            <wp:extent cx="4572000" cy="1628775"/>
            <wp:effectExtent l="0" t="0" r="0" b="0"/>
            <wp:docPr id="755191800" name="Picture 75519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1628775"/>
                    </a:xfrm>
                    <a:prstGeom prst="rect">
                      <a:avLst/>
                    </a:prstGeom>
                  </pic:spPr>
                </pic:pic>
              </a:graphicData>
            </a:graphic>
          </wp:inline>
        </w:drawing>
      </w:r>
    </w:p>
    <w:p w:rsidR="2B463266" w:rsidP="2B463266" w:rsidRDefault="2B463266" w14:paraId="6591CDBB" w14:textId="245E1616"/>
    <w:p w:rsidR="2B463266" w:rsidP="2B463266" w:rsidRDefault="2B463266" w14:paraId="18CBC025" w14:textId="32C8A55B"/>
    <w:p w:rsidR="2B463266" w:rsidP="6B5A46DC" w:rsidRDefault="06906C7D" w14:paraId="3D8EDA4A" w14:textId="3312D4FA">
      <w:pPr>
        <w:rPr>
          <w:b/>
          <w:bCs/>
          <w:sz w:val="32"/>
          <w:szCs w:val="32"/>
        </w:rPr>
      </w:pPr>
      <w:proofErr w:type="spellStart"/>
      <w:r w:rsidRPr="6B5A46DC">
        <w:rPr>
          <w:b/>
          <w:bCs/>
          <w:sz w:val="32"/>
          <w:szCs w:val="32"/>
        </w:rPr>
        <w:t>TableReadableName</w:t>
      </w:r>
      <w:proofErr w:type="spellEnd"/>
      <w:r w:rsidRPr="6B5A46DC">
        <w:rPr>
          <w:b/>
          <w:bCs/>
          <w:sz w:val="32"/>
          <w:szCs w:val="32"/>
        </w:rPr>
        <w:t xml:space="preserve"> </w:t>
      </w:r>
      <w:proofErr w:type="spellStart"/>
      <w:r w:rsidRPr="6B5A46DC">
        <w:rPr>
          <w:b/>
          <w:bCs/>
          <w:sz w:val="32"/>
          <w:szCs w:val="32"/>
        </w:rPr>
        <w:t>enum</w:t>
      </w:r>
      <w:proofErr w:type="spellEnd"/>
    </w:p>
    <w:p w:rsidR="2B463266" w:rsidP="2B463266" w:rsidRDefault="06906C7D" w14:paraId="64A35753" w14:textId="62CBFC2E">
      <w:r>
        <w:t xml:space="preserve">A new </w:t>
      </w:r>
      <w:proofErr w:type="spellStart"/>
      <w:r>
        <w:t>enum</w:t>
      </w:r>
      <w:proofErr w:type="spellEnd"/>
      <w:r>
        <w:t xml:space="preserve"> has been introduced to the system backend named </w:t>
      </w:r>
      <w:proofErr w:type="spellStart"/>
      <w:proofErr w:type="gramStart"/>
      <w:r w:rsidRPr="6B5A46DC">
        <w:rPr>
          <w:b/>
          <w:bCs/>
        </w:rPr>
        <w:t>com.ubs.sis.common</w:t>
      </w:r>
      <w:proofErr w:type="gramEnd"/>
      <w:r w:rsidRPr="6B5A46DC">
        <w:rPr>
          <w:b/>
          <w:bCs/>
        </w:rPr>
        <w:t>.domain.enums.TableReadableName</w:t>
      </w:r>
      <w:proofErr w:type="spellEnd"/>
      <w:r>
        <w:t xml:space="preserve">. When you create a new page / table make sure to add a value to this </w:t>
      </w:r>
      <w:proofErr w:type="spellStart"/>
      <w:r>
        <w:t>enum</w:t>
      </w:r>
      <w:proofErr w:type="spellEnd"/>
      <w:r>
        <w:t xml:space="preserve"> also. The value should be exactly as the table name. In the </w:t>
      </w:r>
      <w:proofErr w:type="spellStart"/>
      <w:r>
        <w:t>enum</w:t>
      </w:r>
      <w:proofErr w:type="spellEnd"/>
      <w:r>
        <w:t xml:space="preserve"> constructor pass the frontend visible name placeholder as per the placeholder used in the language files. The purpose of this </w:t>
      </w:r>
      <w:proofErr w:type="spellStart"/>
      <w:r>
        <w:t>enum</w:t>
      </w:r>
      <w:proofErr w:type="spellEnd"/>
      <w:r>
        <w:t xml:space="preserve"> is to display a proper meaningful error message in the frontend when a record id deleted from the frontend and when it has usages in other places.</w:t>
      </w:r>
    </w:p>
    <w:p w:rsidR="2B463266" w:rsidP="2B463266" w:rsidRDefault="06906C7D" w14:paraId="20534A17" w14:textId="6204213C">
      <w:r>
        <w:lastRenderedPageBreak/>
        <w:t xml:space="preserve">The implementation of this feature is on </w:t>
      </w:r>
      <w:proofErr w:type="spellStart"/>
      <w:proofErr w:type="gramStart"/>
      <w:r w:rsidRPr="6B5A46DC">
        <w:rPr>
          <w:b/>
          <w:bCs/>
        </w:rPr>
        <w:t>preDelete</w:t>
      </w:r>
      <w:proofErr w:type="spellEnd"/>
      <w:proofErr w:type="gramEnd"/>
      <w:r w:rsidRPr="6B5A46DC">
        <w:rPr>
          <w:b/>
          <w:bCs/>
        </w:rPr>
        <w:t xml:space="preserve"> </w:t>
      </w:r>
      <w:r>
        <w:t xml:space="preserve">method of </w:t>
      </w:r>
      <w:proofErr w:type="spellStart"/>
      <w:r w:rsidRPr="6B5A46DC">
        <w:rPr>
          <w:b/>
          <w:bCs/>
        </w:rPr>
        <w:t>MasterBaseService</w:t>
      </w:r>
      <w:proofErr w:type="spellEnd"/>
      <w:r>
        <w:t xml:space="preserve">. </w:t>
      </w:r>
      <w:proofErr w:type="gramStart"/>
      <w:r>
        <w:t>Therefore</w:t>
      </w:r>
      <w:proofErr w:type="gramEnd"/>
      <w:r>
        <w:t xml:space="preserve"> if your service </w:t>
      </w:r>
      <w:proofErr w:type="spellStart"/>
      <w:r>
        <w:t>impl</w:t>
      </w:r>
      <w:proofErr w:type="spellEnd"/>
      <w:r>
        <w:t xml:space="preserve"> overrides this method, make sure to call the super at first unless you want to ignore this feature.</w:t>
      </w:r>
    </w:p>
    <w:p w:rsidR="436AE67F" w:rsidP="6B5A46DC" w:rsidRDefault="436AE67F" w14:paraId="3C88DC87" w14:textId="7F6DAB45">
      <w:r>
        <w:t xml:space="preserve">Example call </w:t>
      </w:r>
      <w:proofErr w:type="gramStart"/>
      <w:r>
        <w:t>super:-</w:t>
      </w:r>
      <w:proofErr w:type="gramEnd"/>
      <w:r>
        <w:br/>
      </w:r>
      <w:r w:rsidR="1CDAF4D6">
        <w:rPr>
          <w:noProof/>
        </w:rPr>
        <w:drawing>
          <wp:inline distT="0" distB="0" distL="0" distR="0" wp14:anchorId="7077AF75" wp14:editId="73CED4B4">
            <wp:extent cx="6048375" cy="2053927"/>
            <wp:effectExtent l="0" t="0" r="0" b="0"/>
            <wp:docPr id="1124908314" name="Picture 112490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048375" cy="2053927"/>
                    </a:xfrm>
                    <a:prstGeom prst="rect">
                      <a:avLst/>
                    </a:prstGeom>
                  </pic:spPr>
                </pic:pic>
              </a:graphicData>
            </a:graphic>
          </wp:inline>
        </w:drawing>
      </w:r>
    </w:p>
    <w:p w:rsidR="1CDAF4D6" w:rsidP="6B5A46DC" w:rsidRDefault="1CDAF4D6" w14:paraId="6926C87A" w14:textId="068BD9D0">
      <w:r>
        <w:t xml:space="preserve">If you service </w:t>
      </w:r>
      <w:r w:rsidR="19A08D17">
        <w:t xml:space="preserve">interface </w:t>
      </w:r>
      <w:r>
        <w:t xml:space="preserve">is extended by another </w:t>
      </w:r>
      <w:r w:rsidR="4F09D037">
        <w:t xml:space="preserve">interface such as </w:t>
      </w:r>
      <w:proofErr w:type="spellStart"/>
      <w:r w:rsidRPr="6B5A46DC" w:rsidR="4F09D037">
        <w:rPr>
          <w:b/>
          <w:bCs/>
        </w:rPr>
        <w:t>BaseService</w:t>
      </w:r>
      <w:proofErr w:type="spellEnd"/>
      <w:r w:rsidR="4F09D037">
        <w:t xml:space="preserve"> instead of the </w:t>
      </w:r>
      <w:proofErr w:type="spellStart"/>
      <w:r w:rsidRPr="6B5A46DC" w:rsidR="4F09D037">
        <w:rPr>
          <w:b/>
          <w:bCs/>
        </w:rPr>
        <w:t>MasterBaseService</w:t>
      </w:r>
      <w:proofErr w:type="spellEnd"/>
      <w:r w:rsidRPr="6B5A46DC" w:rsidR="4F09D037">
        <w:rPr>
          <w:b/>
          <w:bCs/>
        </w:rPr>
        <w:t xml:space="preserve"> </w:t>
      </w:r>
      <w:r w:rsidR="4F09D037">
        <w:t xml:space="preserve">you can still implement this feature by </w:t>
      </w:r>
      <w:r w:rsidR="2C501E21">
        <w:t xml:space="preserve">overriding the </w:t>
      </w:r>
      <w:proofErr w:type="spellStart"/>
      <w:r w:rsidRPr="6B5A46DC" w:rsidR="2C501E21">
        <w:rPr>
          <w:b/>
          <w:bCs/>
        </w:rPr>
        <w:t>preDelete</w:t>
      </w:r>
      <w:proofErr w:type="spellEnd"/>
      <w:r w:rsidRPr="6B5A46DC" w:rsidR="2C501E21">
        <w:rPr>
          <w:b/>
          <w:bCs/>
        </w:rPr>
        <w:t xml:space="preserve"> </w:t>
      </w:r>
      <w:r w:rsidR="2C501E21">
        <w:t xml:space="preserve">method in service </w:t>
      </w:r>
      <w:proofErr w:type="spellStart"/>
      <w:r w:rsidR="2C501E21">
        <w:t>impl</w:t>
      </w:r>
      <w:proofErr w:type="spellEnd"/>
      <w:r w:rsidR="2C501E21">
        <w:t xml:space="preserve"> class and calling the </w:t>
      </w:r>
      <w:proofErr w:type="spellStart"/>
      <w:r w:rsidRPr="6B5A46DC" w:rsidR="2B4EEA3B">
        <w:rPr>
          <w:b/>
          <w:bCs/>
        </w:rPr>
        <w:t>MiscUtils.checkUsagesBeforeDelete</w:t>
      </w:r>
      <w:proofErr w:type="spellEnd"/>
      <w:r w:rsidRPr="6B5A46DC" w:rsidR="2B4EEA3B">
        <w:rPr>
          <w:b/>
          <w:bCs/>
        </w:rPr>
        <w:t xml:space="preserve"> </w:t>
      </w:r>
      <w:r w:rsidR="2B4EEA3B">
        <w:t xml:space="preserve">method at first. </w:t>
      </w:r>
      <w:r>
        <w:br/>
      </w:r>
      <w:proofErr w:type="gramStart"/>
      <w:r w:rsidR="2B4EEA3B">
        <w:t>Ex:-</w:t>
      </w:r>
      <w:proofErr w:type="gramEnd"/>
      <w:r>
        <w:br/>
      </w:r>
      <w:r w:rsidR="69F3CF6C">
        <w:rPr>
          <w:noProof/>
        </w:rPr>
        <w:drawing>
          <wp:inline distT="0" distB="0" distL="0" distR="0" wp14:anchorId="446A64D3" wp14:editId="68DF0A4C">
            <wp:extent cx="5762625" cy="2040930"/>
            <wp:effectExtent l="0" t="0" r="0" b="0"/>
            <wp:docPr id="1444265" name="Picture 144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62625" cy="2040930"/>
                    </a:xfrm>
                    <a:prstGeom prst="rect">
                      <a:avLst/>
                    </a:prstGeom>
                  </pic:spPr>
                </pic:pic>
              </a:graphicData>
            </a:graphic>
          </wp:inline>
        </w:drawing>
      </w:r>
    </w:p>
    <w:p w:rsidR="2B463266" w:rsidP="2B463266" w:rsidRDefault="2B463266" w14:paraId="2EC71E38" w14:textId="1C74A402"/>
    <w:p w:rsidR="2B463266" w:rsidP="2B463266" w:rsidRDefault="2B463266" w14:paraId="783A878A" w14:textId="70E4035B"/>
    <w:p w:rsidR="2B463266" w:rsidP="2B463266" w:rsidRDefault="2B463266" w14:paraId="602874C3" w14:textId="51BEF897"/>
    <w:p w:rsidR="2B463266" w:rsidP="2B463266" w:rsidRDefault="2B463266" w14:paraId="5CCBF821" w14:textId="3F6601B4"/>
    <w:p w:rsidR="2B463266" w:rsidP="2B463266" w:rsidRDefault="2B463266" w14:paraId="09C1DB9A" w14:textId="424E4E19"/>
    <w:p w:rsidR="2B463266" w:rsidP="2B463266" w:rsidRDefault="2B463266" w14:paraId="68271150" w14:textId="5442D962"/>
    <w:p w:rsidR="2B463266" w:rsidP="2B463266" w:rsidRDefault="2B463266" w14:paraId="54BA2C9A" w14:textId="6FA5A23C"/>
    <w:p w:rsidR="2B463266" w:rsidP="2B463266" w:rsidRDefault="2B463266" w14:paraId="1ECA1EBD" w14:textId="6FE4430A"/>
    <w:p w:rsidR="2B463266" w:rsidP="53590E00" w:rsidRDefault="63629EE9" w14:paraId="6C38D820" w14:textId="71A8F3AE">
      <w:pPr>
        <w:spacing w:after="160"/>
        <w:rPr>
          <w:rFonts w:ascii="Calibri" w:hAnsi="Calibri" w:eastAsia="Calibri" w:cs="Calibri"/>
          <w:sz w:val="32"/>
          <w:szCs w:val="32"/>
        </w:rPr>
      </w:pPr>
      <w:r w:rsidRPr="53590E00">
        <w:rPr>
          <w:rFonts w:ascii="Calibri" w:hAnsi="Calibri" w:eastAsia="Calibri" w:cs="Calibri"/>
          <w:b/>
          <w:bCs/>
          <w:sz w:val="32"/>
          <w:szCs w:val="32"/>
        </w:rPr>
        <w:t>Expandable/Collapsible table common component</w:t>
      </w:r>
    </w:p>
    <w:p w:rsidR="2B463266" w:rsidP="53590E00" w:rsidRDefault="2B463266" w14:paraId="68839E79" w14:textId="199768A0">
      <w:pPr>
        <w:spacing w:after="160"/>
        <w:rPr>
          <w:rFonts w:ascii="Calibri" w:hAnsi="Calibri" w:eastAsia="Calibri" w:cs="Calibri"/>
          <w:sz w:val="32"/>
          <w:szCs w:val="32"/>
        </w:rPr>
      </w:pPr>
    </w:p>
    <w:p w:rsidR="2B463266" w:rsidP="53590E00" w:rsidRDefault="63629EE9" w14:paraId="648B3DD7" w14:textId="704FC6B4">
      <w:pPr>
        <w:spacing w:after="160"/>
        <w:rPr>
          <w:rFonts w:ascii="Calibri" w:hAnsi="Calibri" w:eastAsia="Calibri" w:cs="Calibri"/>
          <w:sz w:val="32"/>
          <w:szCs w:val="32"/>
        </w:rPr>
      </w:pPr>
      <w:r>
        <w:rPr>
          <w:noProof/>
        </w:rPr>
        <w:drawing>
          <wp:inline distT="0" distB="0" distL="0" distR="0" wp14:anchorId="4F35278A" wp14:editId="7147F310">
            <wp:extent cx="4572000" cy="1171575"/>
            <wp:effectExtent l="0" t="0" r="0" b="0"/>
            <wp:docPr id="1760388926" name="Picture 176038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1171575"/>
                    </a:xfrm>
                    <a:prstGeom prst="rect">
                      <a:avLst/>
                    </a:prstGeom>
                  </pic:spPr>
                </pic:pic>
              </a:graphicData>
            </a:graphic>
          </wp:inline>
        </w:drawing>
      </w:r>
      <w:r>
        <w:rPr>
          <w:noProof/>
        </w:rPr>
        <w:drawing>
          <wp:inline distT="0" distB="0" distL="0" distR="0" wp14:anchorId="0958BF9F" wp14:editId="3F2B0ABE">
            <wp:extent cx="4572000" cy="2286000"/>
            <wp:effectExtent l="0" t="0" r="0" b="0"/>
            <wp:docPr id="753776541" name="Picture 75377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rsidR="2B463266" w:rsidP="53590E00" w:rsidRDefault="2B463266" w14:paraId="270D164F" w14:textId="16FF3682">
      <w:pPr>
        <w:spacing w:after="160"/>
        <w:rPr>
          <w:rFonts w:ascii="Calibri" w:hAnsi="Calibri" w:eastAsia="Calibri" w:cs="Calibri"/>
          <w:sz w:val="32"/>
          <w:szCs w:val="32"/>
        </w:rPr>
      </w:pPr>
    </w:p>
    <w:p w:rsidR="2B463266" w:rsidP="53590E00" w:rsidRDefault="63629EE9" w14:paraId="1C4758CE" w14:textId="0F5DB771">
      <w:pPr>
        <w:spacing w:after="160"/>
        <w:rPr>
          <w:rFonts w:ascii="Calibri" w:hAnsi="Calibri" w:eastAsia="Calibri" w:cs="Calibri"/>
          <w:sz w:val="22"/>
          <w:szCs w:val="22"/>
        </w:rPr>
      </w:pPr>
      <w:r w:rsidRPr="53590E00">
        <w:rPr>
          <w:rFonts w:ascii="Calibri" w:hAnsi="Calibri" w:eastAsia="Calibri" w:cs="Calibri"/>
          <w:sz w:val="32"/>
          <w:szCs w:val="32"/>
        </w:rPr>
        <w:t xml:space="preserve">Component path: </w:t>
      </w:r>
      <w:hyperlink r:id="rId18">
        <w:r w:rsidRPr="53590E00">
          <w:rPr>
            <w:rStyle w:val="Hyperlink"/>
            <w:rFonts w:ascii="Calibri" w:hAnsi="Calibri" w:eastAsia="Calibri" w:cs="Calibri"/>
            <w:sz w:val="32"/>
            <w:szCs w:val="32"/>
          </w:rPr>
          <w:t>src/@gears-commons/component/data-table-expandable-collapsable/data-table-expandable-collapsable.component.html</w:t>
        </w:r>
      </w:hyperlink>
    </w:p>
    <w:p w:rsidR="2B463266" w:rsidP="53590E00" w:rsidRDefault="63629EE9" w14:paraId="1725683C" w14:textId="6C2E968C">
      <w:pPr>
        <w:spacing w:after="160"/>
        <w:rPr>
          <w:rFonts w:ascii="Calibri" w:hAnsi="Calibri" w:eastAsia="Calibri" w:cs="Calibri"/>
          <w:sz w:val="32"/>
          <w:szCs w:val="32"/>
        </w:rPr>
      </w:pPr>
      <w:r w:rsidRPr="53590E00">
        <w:rPr>
          <w:rFonts w:ascii="Calibri" w:hAnsi="Calibri" w:eastAsia="Calibri" w:cs="Calibri"/>
          <w:sz w:val="32"/>
          <w:szCs w:val="32"/>
        </w:rPr>
        <w:t>Usage: src/app/modules/student/student-admin/course-pre-reg-offer-submit/course-pre-reg-offer-submit-list-view/course-pre-reg-offer-submit-list-view.component.html</w:t>
      </w:r>
    </w:p>
    <w:p w:rsidR="2B463266" w:rsidP="53590E00" w:rsidRDefault="63629EE9" w14:paraId="637E2867" w14:textId="38F7878B">
      <w:pPr>
        <w:spacing w:after="160"/>
        <w:rPr>
          <w:rFonts w:ascii="Calibri" w:hAnsi="Calibri" w:eastAsia="Calibri" w:cs="Calibri"/>
          <w:sz w:val="22"/>
          <w:szCs w:val="22"/>
        </w:rPr>
      </w:pPr>
      <w:r w:rsidRPr="53590E00">
        <w:rPr>
          <w:rFonts w:ascii="Calibri" w:hAnsi="Calibri" w:eastAsia="Calibri" w:cs="Calibri"/>
          <w:sz w:val="22"/>
          <w:szCs w:val="22"/>
        </w:rPr>
        <w:t xml:space="preserve">When you create a service in Frontend sis admin service, don't forget to implement all the methods including below </w:t>
      </w:r>
      <w:proofErr w:type="gramStart"/>
      <w:r w:rsidRPr="53590E00">
        <w:rPr>
          <w:rFonts w:ascii="Calibri" w:hAnsi="Calibri" w:eastAsia="Calibri" w:cs="Calibri"/>
          <w:sz w:val="22"/>
          <w:szCs w:val="22"/>
        </w:rPr>
        <w:t>method</w:t>
      </w:r>
      <w:proofErr w:type="gramEnd"/>
    </w:p>
    <w:p w:rsidR="2B463266" w:rsidP="53590E00" w:rsidRDefault="63629EE9" w14:paraId="30BAFFEA" w14:textId="76EF4D36">
      <w:pPr>
        <w:spacing w:after="160"/>
        <w:rPr>
          <w:rFonts w:ascii="Consolas" w:hAnsi="Consolas" w:eastAsia="Consolas" w:cs="Consolas"/>
          <w:sz w:val="22"/>
          <w:szCs w:val="22"/>
        </w:rPr>
      </w:pPr>
      <w:r w:rsidRPr="53590E00">
        <w:rPr>
          <w:rFonts w:ascii="Consolas" w:hAnsi="Consolas" w:eastAsia="Consolas" w:cs="Consolas"/>
          <w:sz w:val="18"/>
          <w:szCs w:val="18"/>
        </w:rPr>
        <w:lastRenderedPageBreak/>
        <w:t>// This below method is used when enabled expandable and collapsible data table</w:t>
      </w:r>
      <w:r w:rsidRPr="53590E00">
        <w:rPr>
          <w:rFonts w:ascii="Consolas" w:hAnsi="Consolas" w:eastAsia="Consolas" w:cs="Consolas"/>
          <w:sz w:val="22"/>
          <w:szCs w:val="22"/>
        </w:rPr>
        <w:t xml:space="preserve"> </w:t>
      </w:r>
      <w:proofErr w:type="spellStart"/>
      <w:proofErr w:type="gramStart"/>
      <w:r w:rsidRPr="53590E00">
        <w:rPr>
          <w:rFonts w:ascii="Consolas" w:hAnsi="Consolas" w:eastAsia="Consolas" w:cs="Consolas"/>
          <w:sz w:val="22"/>
          <w:szCs w:val="22"/>
        </w:rPr>
        <w:t>getChildTableContextPath</w:t>
      </w:r>
      <w:proofErr w:type="spellEnd"/>
      <w:r w:rsidRPr="53590E00">
        <w:rPr>
          <w:rFonts w:ascii="Consolas" w:hAnsi="Consolas" w:eastAsia="Consolas" w:cs="Consolas"/>
          <w:sz w:val="22"/>
          <w:szCs w:val="22"/>
        </w:rPr>
        <w:t>(</w:t>
      </w:r>
      <w:proofErr w:type="gramEnd"/>
      <w:r w:rsidRPr="53590E00">
        <w:rPr>
          <w:rFonts w:ascii="Consolas" w:hAnsi="Consolas" w:eastAsia="Consolas" w:cs="Consolas"/>
          <w:sz w:val="22"/>
          <w:szCs w:val="22"/>
        </w:rPr>
        <w:t>): string {</w:t>
      </w:r>
      <w:r w:rsidR="2B463266">
        <w:br/>
      </w:r>
      <w:r w:rsidRPr="53590E00">
        <w:rPr>
          <w:rFonts w:ascii="Consolas" w:hAnsi="Consolas" w:eastAsia="Consolas" w:cs="Consolas"/>
          <w:sz w:val="22"/>
          <w:szCs w:val="22"/>
        </w:rPr>
        <w:t xml:space="preserve"> return '';</w:t>
      </w:r>
      <w:r w:rsidR="2B463266">
        <w:br/>
      </w:r>
      <w:r w:rsidRPr="53590E00">
        <w:rPr>
          <w:rFonts w:ascii="Consolas" w:hAnsi="Consolas" w:eastAsia="Consolas" w:cs="Consolas"/>
          <w:sz w:val="22"/>
          <w:szCs w:val="22"/>
        </w:rPr>
        <w:t>}</w:t>
      </w:r>
    </w:p>
    <w:p w:rsidR="2B463266" w:rsidP="53590E00" w:rsidRDefault="63629EE9" w14:paraId="7B7DD508" w14:textId="17604AA3">
      <w:pPr>
        <w:spacing w:after="160"/>
        <w:rPr>
          <w:rFonts w:ascii="Consolas" w:hAnsi="Consolas" w:eastAsia="Consolas" w:cs="Consolas"/>
          <w:sz w:val="22"/>
          <w:szCs w:val="22"/>
        </w:rPr>
      </w:pPr>
      <w:r w:rsidRPr="53590E00">
        <w:rPr>
          <w:rFonts w:ascii="Consolas" w:hAnsi="Consolas" w:eastAsia="Consolas" w:cs="Consolas"/>
          <w:sz w:val="22"/>
          <w:szCs w:val="22"/>
        </w:rPr>
        <w:t xml:space="preserve">Please note that child tables dataset will be coming as the parent table </w:t>
      </w:r>
      <w:proofErr w:type="spellStart"/>
      <w:r w:rsidRPr="53590E00">
        <w:rPr>
          <w:rFonts w:ascii="Consolas" w:hAnsi="Consolas" w:eastAsia="Consolas" w:cs="Consolas"/>
          <w:sz w:val="22"/>
          <w:szCs w:val="22"/>
        </w:rPr>
        <w:t>datalist’s</w:t>
      </w:r>
      <w:proofErr w:type="spellEnd"/>
      <w:r w:rsidRPr="53590E00">
        <w:rPr>
          <w:rFonts w:ascii="Consolas" w:hAnsi="Consolas" w:eastAsia="Consolas" w:cs="Consolas"/>
          <w:sz w:val="22"/>
          <w:szCs w:val="22"/>
        </w:rPr>
        <w:t xml:space="preserve"> </w:t>
      </w:r>
      <w:proofErr w:type="spellStart"/>
      <w:r w:rsidRPr="53590E00">
        <w:rPr>
          <w:rFonts w:ascii="Consolas" w:hAnsi="Consolas" w:eastAsia="Consolas" w:cs="Consolas"/>
          <w:color w:val="871094"/>
          <w:sz w:val="19"/>
          <w:szCs w:val="19"/>
        </w:rPr>
        <w:t>expandableCollapsableChildDataList</w:t>
      </w:r>
      <w:proofErr w:type="spellEnd"/>
      <w:r w:rsidRPr="53590E00">
        <w:rPr>
          <w:rFonts w:ascii="Consolas" w:hAnsi="Consolas" w:eastAsia="Consolas" w:cs="Consolas"/>
          <w:color w:val="871094"/>
          <w:sz w:val="19"/>
          <w:szCs w:val="19"/>
        </w:rPr>
        <w:t xml:space="preserve"> </w:t>
      </w:r>
      <w:r w:rsidRPr="53590E00">
        <w:rPr>
          <w:rFonts w:ascii="Consolas" w:hAnsi="Consolas" w:eastAsia="Consolas" w:cs="Consolas"/>
          <w:sz w:val="22"/>
          <w:szCs w:val="22"/>
        </w:rPr>
        <w:t xml:space="preserve">property for </w:t>
      </w:r>
      <w:proofErr w:type="gramStart"/>
      <w:r w:rsidRPr="53590E00">
        <w:rPr>
          <w:rFonts w:ascii="Consolas" w:hAnsi="Consolas" w:eastAsia="Consolas" w:cs="Consolas"/>
          <w:sz w:val="22"/>
          <w:szCs w:val="22"/>
        </w:rPr>
        <w:t>each and every</w:t>
      </w:r>
      <w:proofErr w:type="gramEnd"/>
      <w:r w:rsidRPr="53590E00">
        <w:rPr>
          <w:rFonts w:ascii="Consolas" w:hAnsi="Consolas" w:eastAsia="Consolas" w:cs="Consolas"/>
          <w:sz w:val="22"/>
          <w:szCs w:val="22"/>
        </w:rPr>
        <w:t xml:space="preserve"> parent record if there are child table data. </w:t>
      </w:r>
    </w:p>
    <w:p w:rsidR="2B463266" w:rsidP="53590E00" w:rsidRDefault="63629EE9" w14:paraId="785D7152" w14:textId="686AFEB5">
      <w:pPr>
        <w:spacing w:after="160"/>
        <w:rPr>
          <w:rFonts w:ascii="Consolas" w:hAnsi="Consolas" w:eastAsia="Consolas" w:cs="Consolas"/>
          <w:sz w:val="22"/>
          <w:szCs w:val="22"/>
        </w:rPr>
      </w:pPr>
      <w:r w:rsidRPr="53590E00">
        <w:rPr>
          <w:rFonts w:ascii="Consolas" w:hAnsi="Consolas" w:eastAsia="Consolas" w:cs="Consolas"/>
          <w:sz w:val="22"/>
          <w:szCs w:val="22"/>
        </w:rPr>
        <w:t>Also set data for child data table</w:t>
      </w:r>
      <w:r w:rsidRPr="53590E00" w:rsidR="49EE2E67">
        <w:rPr>
          <w:rFonts w:ascii="Consolas" w:hAnsi="Consolas" w:eastAsia="Consolas" w:cs="Consolas"/>
          <w:sz w:val="22"/>
          <w:szCs w:val="22"/>
        </w:rPr>
        <w:t xml:space="preserve"> as below</w:t>
      </w:r>
      <w:r w:rsidRPr="53590E00">
        <w:rPr>
          <w:rFonts w:ascii="Consolas" w:hAnsi="Consolas" w:eastAsia="Consolas" w:cs="Consolas"/>
          <w:sz w:val="22"/>
          <w:szCs w:val="22"/>
        </w:rPr>
        <w:t xml:space="preserve">: </w:t>
      </w:r>
    </w:p>
    <w:p w:rsidR="2B463266" w:rsidP="53590E00" w:rsidRDefault="63629EE9" w14:paraId="6D5C7765" w14:textId="6A244F8A">
      <w:pPr>
        <w:spacing w:after="160"/>
        <w:rPr>
          <w:rFonts w:ascii="Consolas" w:hAnsi="Consolas" w:eastAsia="Consolas" w:cs="Consolas"/>
          <w:sz w:val="22"/>
          <w:szCs w:val="22"/>
        </w:rPr>
      </w:pPr>
      <w:r>
        <w:rPr>
          <w:noProof/>
        </w:rPr>
        <w:drawing>
          <wp:inline distT="0" distB="0" distL="0" distR="0" wp14:anchorId="4E1F2BA1" wp14:editId="13342900">
            <wp:extent cx="4572000" cy="3800475"/>
            <wp:effectExtent l="0" t="0" r="0" b="0"/>
            <wp:docPr id="1163817167" name="Picture 116381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3800475"/>
                    </a:xfrm>
                    <a:prstGeom prst="rect">
                      <a:avLst/>
                    </a:prstGeom>
                  </pic:spPr>
                </pic:pic>
              </a:graphicData>
            </a:graphic>
          </wp:inline>
        </w:drawing>
      </w:r>
    </w:p>
    <w:p w:rsidR="2B463266" w:rsidP="53590E00" w:rsidRDefault="2B463266" w14:paraId="2DDB0A37" w14:textId="5BEBC2B7">
      <w:pPr>
        <w:spacing w:after="160"/>
        <w:rPr>
          <w:rFonts w:ascii="Calibri" w:hAnsi="Calibri" w:eastAsia="Calibri" w:cs="Calibri"/>
          <w:sz w:val="22"/>
          <w:szCs w:val="22"/>
        </w:rPr>
      </w:pPr>
    </w:p>
    <w:p w:rsidR="2B463266" w:rsidP="44417316" w:rsidRDefault="73B16DD2" w14:paraId="010FCD25" w14:textId="49E0BE52">
      <w:pPr>
        <w:spacing w:after="160"/>
        <w:rPr>
          <w:rFonts w:ascii="Calibri" w:hAnsi="Calibri" w:eastAsia="Calibri" w:cs="Calibri"/>
          <w:b/>
          <w:bCs/>
          <w:sz w:val="36"/>
          <w:szCs w:val="36"/>
          <w:u w:val="single"/>
        </w:rPr>
      </w:pPr>
      <w:r w:rsidRPr="44417316">
        <w:rPr>
          <w:rFonts w:ascii="Calibri" w:hAnsi="Calibri" w:eastAsia="Calibri" w:cs="Calibri"/>
          <w:b/>
          <w:bCs/>
          <w:sz w:val="32"/>
          <w:szCs w:val="32"/>
          <w:u w:val="single"/>
        </w:rPr>
        <w:t>E</w:t>
      </w:r>
      <w:r w:rsidRPr="44417316" w:rsidR="63D65B33">
        <w:rPr>
          <w:rFonts w:ascii="Calibri" w:hAnsi="Calibri" w:eastAsia="Calibri" w:cs="Calibri"/>
          <w:b/>
          <w:bCs/>
          <w:sz w:val="32"/>
          <w:szCs w:val="32"/>
          <w:u w:val="single"/>
        </w:rPr>
        <w:t>rror handling</w:t>
      </w:r>
    </w:p>
    <w:p w:rsidR="63D65B33" w:rsidP="44417316" w:rsidRDefault="63D65B33" w14:paraId="55D2385D" w14:textId="29DA75BA">
      <w:pPr>
        <w:pStyle w:val="ListParagraph"/>
        <w:numPr>
          <w:ilvl w:val="0"/>
          <w:numId w:val="1"/>
        </w:numPr>
        <w:spacing w:after="160"/>
        <w:rPr>
          <w:rFonts w:ascii="Times New Roman" w:hAnsi="Times New Roman" w:eastAsia="Times New Roman" w:cs="Times New Roman"/>
        </w:rPr>
      </w:pPr>
      <w:r w:rsidRPr="44417316">
        <w:rPr>
          <w:rFonts w:ascii="Times New Roman" w:hAnsi="Times New Roman" w:eastAsia="Times New Roman" w:cs="Times New Roman"/>
          <w:sz w:val="28"/>
          <w:szCs w:val="28"/>
        </w:rPr>
        <w:t>Use translatable error msg in Backend.</w:t>
      </w:r>
    </w:p>
    <w:p w:rsidR="4B3199A0" w:rsidP="44417316" w:rsidRDefault="4B3199A0" w14:paraId="20FB8820" w14:textId="2664C5DB">
      <w:pPr>
        <w:spacing w:after="160"/>
        <w:ind w:left="720"/>
        <w:rPr>
          <w:rFonts w:hAnsi="Calibri" w:eastAsia="Calibri"/>
        </w:rPr>
      </w:pPr>
      <w:r w:rsidRPr="44417316">
        <w:rPr>
          <w:rFonts w:ascii="Times New Roman" w:hAnsi="Times New Roman" w:eastAsia="Times New Roman" w:cs="Times New Roman"/>
          <w:b/>
          <w:bCs/>
          <w:sz w:val="28"/>
          <w:szCs w:val="28"/>
        </w:rPr>
        <w:t>Step 1</w:t>
      </w:r>
      <w:r w:rsidRPr="44417316">
        <w:rPr>
          <w:rFonts w:ascii="Times New Roman" w:hAnsi="Times New Roman" w:eastAsia="Times New Roman" w:cs="Times New Roman"/>
          <w:sz w:val="28"/>
          <w:szCs w:val="28"/>
        </w:rPr>
        <w:t xml:space="preserve"> – Use</w:t>
      </w:r>
      <w:r w:rsidRPr="44417316">
        <w:rPr>
          <w:rFonts w:ascii="Consolas" w:hAnsi="Consolas" w:eastAsia="Consolas" w:cs="Consolas"/>
          <w:sz w:val="22"/>
          <w:szCs w:val="22"/>
        </w:rPr>
        <w:t xml:space="preserve"> “</w:t>
      </w:r>
      <w:proofErr w:type="spellStart"/>
      <w:r w:rsidRPr="44417316">
        <w:rPr>
          <w:rFonts w:ascii="Consolas" w:hAnsi="Consolas" w:eastAsia="Consolas" w:cs="Consolas"/>
          <w:sz w:val="22"/>
          <w:szCs w:val="22"/>
        </w:rPr>
        <w:t>GearsResponseStatus.</w:t>
      </w:r>
      <w:r w:rsidRPr="44417316">
        <w:rPr>
          <w:rFonts w:ascii="Consolas" w:hAnsi="Consolas" w:eastAsia="Consolas" w:cs="Consolas"/>
          <w:b/>
          <w:bCs/>
          <w:i/>
          <w:iCs/>
          <w:color w:val="7030A0"/>
          <w:sz w:val="22"/>
          <w:szCs w:val="22"/>
        </w:rPr>
        <w:t>CUSTOM_MESSAGE_ERROR</w:t>
      </w:r>
      <w:proofErr w:type="spellEnd"/>
      <w:r w:rsidRPr="44417316">
        <w:rPr>
          <w:rFonts w:ascii="Consolas" w:hAnsi="Consolas" w:eastAsia="Consolas" w:cs="Consolas"/>
          <w:sz w:val="22"/>
          <w:szCs w:val="22"/>
        </w:rPr>
        <w:t>”</w:t>
      </w:r>
    </w:p>
    <w:p w:rsidR="4B3199A0" w:rsidP="44417316" w:rsidRDefault="4B3199A0" w14:paraId="7B605971" w14:textId="75A8C1A4">
      <w:pPr>
        <w:ind w:left="720"/>
        <w:rPr>
          <w:rFonts w:ascii="Times New Roman" w:hAnsi="Times New Roman" w:eastAsia="Times New Roman" w:cs="Times New Roman"/>
          <w:sz w:val="32"/>
          <w:szCs w:val="32"/>
        </w:rPr>
      </w:pPr>
      <w:r w:rsidRPr="44417316">
        <w:rPr>
          <w:rFonts w:ascii="Times New Roman" w:hAnsi="Times New Roman" w:eastAsia="Times New Roman" w:cs="Times New Roman"/>
          <w:b/>
          <w:bCs/>
          <w:sz w:val="28"/>
          <w:szCs w:val="28"/>
        </w:rPr>
        <w:t>Step 2</w:t>
      </w:r>
      <w:r w:rsidRPr="44417316">
        <w:rPr>
          <w:rFonts w:ascii="Times New Roman" w:hAnsi="Times New Roman" w:eastAsia="Times New Roman" w:cs="Times New Roman"/>
          <w:sz w:val="28"/>
          <w:szCs w:val="28"/>
        </w:rPr>
        <w:t xml:space="preserve"> – Add error message to language file under “error” and add that </w:t>
      </w:r>
      <w:r>
        <w:tab/>
      </w:r>
      <w:r w:rsidRPr="44417316">
        <w:rPr>
          <w:rFonts w:ascii="Times New Roman" w:hAnsi="Times New Roman" w:eastAsia="Times New Roman" w:cs="Times New Roman"/>
          <w:sz w:val="28"/>
          <w:szCs w:val="28"/>
        </w:rPr>
        <w:t xml:space="preserve">   path as </w:t>
      </w:r>
      <w:proofErr w:type="gramStart"/>
      <w:r w:rsidRPr="44417316">
        <w:rPr>
          <w:rFonts w:ascii="Times New Roman" w:hAnsi="Times New Roman" w:eastAsia="Times New Roman" w:cs="Times New Roman"/>
          <w:sz w:val="28"/>
          <w:szCs w:val="28"/>
        </w:rPr>
        <w:t>follow</w:t>
      </w:r>
      <w:proofErr w:type="gramEnd"/>
    </w:p>
    <w:p w:rsidR="022A5B8F" w:rsidP="44417316" w:rsidRDefault="022A5B8F" w14:paraId="19BAA715" w14:textId="73B060A3">
      <w:pPr>
        <w:rPr>
          <w:rFonts w:ascii="Consolas" w:hAnsi="Consolas" w:eastAsia="Consolas" w:cs="Consolas"/>
          <w:sz w:val="28"/>
          <w:szCs w:val="28"/>
        </w:rPr>
      </w:pPr>
      <w:r w:rsidRPr="44417316">
        <w:rPr>
          <w:rFonts w:ascii="Consolas" w:hAnsi="Consolas" w:eastAsia="Consolas" w:cs="Consolas"/>
          <w:color w:val="ED7D31" w:themeColor="accent2"/>
        </w:rPr>
        <w:t>throw new</w:t>
      </w:r>
      <w:r w:rsidRPr="44417316">
        <w:rPr>
          <w:rFonts w:ascii="Consolas" w:hAnsi="Consolas" w:eastAsia="Consolas" w:cs="Consolas"/>
        </w:rPr>
        <w:t xml:space="preserve"> </w:t>
      </w:r>
      <w:proofErr w:type="spellStart"/>
      <w:proofErr w:type="gramStart"/>
      <w:r w:rsidRPr="44417316">
        <w:rPr>
          <w:rFonts w:ascii="Consolas" w:hAnsi="Consolas" w:eastAsia="Consolas" w:cs="Consolas"/>
        </w:rPr>
        <w:t>GearsException</w:t>
      </w:r>
      <w:proofErr w:type="spellEnd"/>
      <w:r w:rsidRPr="44417316">
        <w:rPr>
          <w:rFonts w:ascii="Consolas" w:hAnsi="Consolas" w:eastAsia="Consolas" w:cs="Consolas"/>
        </w:rPr>
        <w:t>(</w:t>
      </w:r>
      <w:proofErr w:type="spellStart"/>
      <w:proofErr w:type="gramEnd"/>
      <w:r w:rsidRPr="44417316">
        <w:rPr>
          <w:rFonts w:ascii="Consolas" w:hAnsi="Consolas" w:eastAsia="Consolas" w:cs="Consolas"/>
        </w:rPr>
        <w:t>GearsResponseStatus.</w:t>
      </w:r>
      <w:r w:rsidRPr="44417316">
        <w:rPr>
          <w:rFonts w:ascii="Consolas" w:hAnsi="Consolas" w:eastAsia="Consolas" w:cs="Consolas"/>
          <w:b/>
          <w:bCs/>
          <w:i/>
          <w:iCs/>
          <w:color w:val="7030A0"/>
        </w:rPr>
        <w:t>CUSTOM_MESSAGE_ERROR</w:t>
      </w:r>
      <w:proofErr w:type="spellEnd"/>
      <w:r w:rsidRPr="44417316">
        <w:rPr>
          <w:rFonts w:ascii="Consolas" w:hAnsi="Consolas" w:eastAsia="Consolas" w:cs="Consolas"/>
        </w:rPr>
        <w:t xml:space="preserve">, </w:t>
      </w:r>
      <w:r w:rsidRPr="44417316">
        <w:rPr>
          <w:rFonts w:ascii="Consolas" w:hAnsi="Consolas" w:eastAsia="Consolas" w:cs="Consolas"/>
          <w:color w:val="70AD47" w:themeColor="accent6"/>
        </w:rPr>
        <w:t>"</w:t>
      </w:r>
      <w:proofErr w:type="spellStart"/>
      <w:r w:rsidRPr="44417316">
        <w:rPr>
          <w:rFonts w:ascii="Consolas" w:hAnsi="Consolas" w:eastAsia="Consolas" w:cs="Consolas"/>
          <w:color w:val="70AD47" w:themeColor="accent6"/>
        </w:rPr>
        <w:t>admin.error.entityAssignToSomeStyPlans</w:t>
      </w:r>
      <w:proofErr w:type="spellEnd"/>
      <w:r w:rsidRPr="44417316">
        <w:rPr>
          <w:rFonts w:ascii="Consolas" w:hAnsi="Consolas" w:eastAsia="Consolas" w:cs="Consolas"/>
          <w:color w:val="70AD47" w:themeColor="accent6"/>
        </w:rPr>
        <w:t>"</w:t>
      </w:r>
      <w:r w:rsidRPr="44417316">
        <w:rPr>
          <w:rFonts w:ascii="Consolas" w:hAnsi="Consolas" w:eastAsia="Consolas" w:cs="Consolas"/>
        </w:rPr>
        <w:t>);</w:t>
      </w:r>
    </w:p>
    <w:p w:rsidR="44417316" w:rsidP="44417316" w:rsidRDefault="44417316" w14:paraId="1656B26C" w14:textId="2EDF2AC4">
      <w:pPr>
        <w:rPr>
          <w:rFonts w:ascii="Consolas" w:hAnsi="Consolas" w:eastAsia="Consolas" w:cs="Consolas"/>
          <w:sz w:val="22"/>
          <w:szCs w:val="22"/>
        </w:rPr>
      </w:pPr>
    </w:p>
    <w:p w:rsidR="44417316" w:rsidP="44417316" w:rsidRDefault="44417316" w14:paraId="6CA2E20E" w14:textId="14D41541">
      <w:pPr>
        <w:rPr>
          <w:rFonts w:ascii="Consolas" w:hAnsi="Consolas" w:eastAsia="Consolas" w:cs="Consolas"/>
          <w:sz w:val="22"/>
          <w:szCs w:val="22"/>
        </w:rPr>
      </w:pPr>
    </w:p>
    <w:p w:rsidR="44417316" w:rsidP="44417316" w:rsidRDefault="44417316" w14:paraId="520363ED" w14:textId="52B73253">
      <w:pPr>
        <w:spacing w:after="160"/>
        <w:rPr>
          <w:rFonts w:ascii="Calibri" w:hAnsi="Calibri" w:eastAsia="Calibri" w:cs="Calibri"/>
          <w:sz w:val="22"/>
          <w:szCs w:val="22"/>
        </w:rPr>
      </w:pPr>
    </w:p>
    <w:p w:rsidR="2B463266" w:rsidP="53590E00" w:rsidRDefault="2B463266" w14:paraId="4B12CBB4" w14:textId="23761A73">
      <w:pPr>
        <w:spacing w:after="160"/>
        <w:rPr>
          <w:rFonts w:ascii="Calibri" w:hAnsi="Calibri" w:eastAsia="Calibri" w:cs="Calibri"/>
          <w:sz w:val="22"/>
          <w:szCs w:val="22"/>
        </w:rPr>
      </w:pPr>
    </w:p>
    <w:p w:rsidR="2B463266" w:rsidP="2B463266" w:rsidRDefault="2B463266" w14:paraId="5086AC23" w14:textId="00A0DD73"/>
    <w:p w:rsidR="2B463266" w:rsidP="2B463266" w:rsidRDefault="2B463266" w14:paraId="21270F22" w14:textId="08880E40"/>
    <w:p w:rsidR="2B463266" w:rsidP="2E58FB53" w:rsidRDefault="2B463266" w14:paraId="53171029" w14:textId="14ABC3F0">
      <w:pPr>
        <w:rPr>
          <w:b w:val="1"/>
          <w:bCs w:val="1"/>
          <w:i w:val="1"/>
          <w:iCs w:val="1"/>
        </w:rPr>
      </w:pPr>
      <w:r w:rsidRPr="2E58FB53" w:rsidR="0E79A2CC">
        <w:rPr>
          <w:b w:val="1"/>
          <w:bCs w:val="1"/>
          <w:i w:val="1"/>
          <w:iCs w:val="1"/>
        </w:rPr>
        <w:t>Schedular Service important points</w:t>
      </w:r>
    </w:p>
    <w:p w:rsidR="0E79A2CC" w:rsidP="2E58FB53" w:rsidRDefault="0E79A2CC" w14:paraId="03095547" w14:textId="264182D9">
      <w:pPr>
        <w:pStyle w:val="ListParagraph"/>
        <w:numPr>
          <w:ilvl w:val="0"/>
          <w:numId w:val="7"/>
        </w:numPr>
        <w:rPr>
          <w:b w:val="0"/>
          <w:bCs w:val="0"/>
          <w:i w:val="0"/>
          <w:iCs w:val="0"/>
        </w:rPr>
      </w:pPr>
      <w:r w:rsidRPr="2E58FB53" w:rsidR="0E79A2CC">
        <w:rPr>
          <w:b w:val="0"/>
          <w:bCs w:val="0"/>
          <w:i w:val="0"/>
          <w:iCs w:val="0"/>
        </w:rPr>
        <w:t xml:space="preserve">Repository name: </w:t>
      </w:r>
      <w:hyperlink r:id="R2cdecdb518b24084">
        <w:r w:rsidRPr="2E58FB53" w:rsidR="0E79A2CC">
          <w:rPr>
            <w:rStyle w:val="Hyperlink"/>
            <w:b w:val="0"/>
            <w:bCs w:val="0"/>
            <w:i w:val="0"/>
            <w:iCs w:val="0"/>
          </w:rPr>
          <w:t>https://github.com/pbsgears/sis-scheduler-service</w:t>
        </w:r>
      </w:hyperlink>
    </w:p>
    <w:p w:rsidR="0E79A2CC" w:rsidP="2E58FB53" w:rsidRDefault="0E79A2CC" w14:paraId="5A5768E1" w14:textId="036126DB">
      <w:pPr>
        <w:pStyle w:val="ListParagraph"/>
        <w:numPr>
          <w:ilvl w:val="0"/>
          <w:numId w:val="7"/>
        </w:numPr>
        <w:rPr>
          <w:b w:val="0"/>
          <w:bCs w:val="0"/>
          <w:i w:val="0"/>
          <w:iCs w:val="0"/>
          <w:sz w:val="24"/>
          <w:szCs w:val="24"/>
        </w:rPr>
      </w:pPr>
      <w:r w:rsidRPr="2E58FB53" w:rsidR="0E79A2CC">
        <w:rPr>
          <w:b w:val="0"/>
          <w:bCs w:val="0"/>
          <w:i w:val="0"/>
          <w:iCs w:val="0"/>
          <w:sz w:val="24"/>
          <w:szCs w:val="24"/>
        </w:rPr>
        <w:t>Needs to use JDK 17 and add into machine environment va</w:t>
      </w:r>
      <w:r w:rsidRPr="2E58FB53" w:rsidR="2D41D60D">
        <w:rPr>
          <w:b w:val="0"/>
          <w:bCs w:val="0"/>
          <w:i w:val="0"/>
          <w:iCs w:val="0"/>
          <w:sz w:val="24"/>
          <w:szCs w:val="24"/>
        </w:rPr>
        <w:t>riables too.</w:t>
      </w:r>
    </w:p>
    <w:p w:rsidR="633CEEC8" w:rsidP="2E58FB53" w:rsidRDefault="633CEEC8" w14:paraId="106321F2" w14:textId="67A8A665">
      <w:pPr>
        <w:pStyle w:val="ListParagraph"/>
        <w:numPr>
          <w:ilvl w:val="0"/>
          <w:numId w:val="7"/>
        </w:numPr>
        <w:rPr>
          <w:b w:val="0"/>
          <w:bCs w:val="0"/>
          <w:i w:val="0"/>
          <w:iCs w:val="0"/>
          <w:sz w:val="24"/>
          <w:szCs w:val="24"/>
        </w:rPr>
      </w:pPr>
      <w:r w:rsidRPr="2E58FB53" w:rsidR="633CEEC8">
        <w:rPr>
          <w:b w:val="0"/>
          <w:bCs w:val="0"/>
          <w:i w:val="0"/>
          <w:iCs w:val="0"/>
          <w:sz w:val="24"/>
          <w:szCs w:val="24"/>
        </w:rPr>
        <w:t xml:space="preserve">Uncomment the </w:t>
      </w:r>
      <w:r w:rsidRPr="2E58FB53" w:rsidR="633CEEC8">
        <w:rPr>
          <w:b w:val="0"/>
          <w:bCs w:val="0"/>
          <w:i w:val="0"/>
          <w:iCs w:val="0"/>
          <w:sz w:val="24"/>
          <w:szCs w:val="24"/>
        </w:rPr>
        <w:t>application.yml</w:t>
      </w:r>
      <w:r w:rsidRPr="2E58FB53" w:rsidR="633CEEC8">
        <w:rPr>
          <w:b w:val="0"/>
          <w:bCs w:val="0"/>
          <w:i w:val="0"/>
          <w:iCs w:val="0"/>
          <w:sz w:val="24"/>
          <w:szCs w:val="24"/>
        </w:rPr>
        <w:t xml:space="preserve"> file content as below</w:t>
      </w:r>
    </w:p>
    <w:p w:rsidR="633CEEC8" w:rsidP="2E58FB53" w:rsidRDefault="633CEEC8" w14:paraId="0EC39078" w14:textId="1D03E2B6">
      <w:pPr>
        <w:jc w:val="left"/>
        <w:rPr>
          <w:rStyle w:val="Hyperlink"/>
          <w:rFonts w:ascii="Consolas" w:hAnsi="Consolas" w:eastAsia="Consolas" w:cs="Consolas"/>
          <w:noProof w:val="0"/>
          <w:sz w:val="19"/>
          <w:szCs w:val="19"/>
          <w:lang w:val="en-US"/>
        </w:rPr>
      </w:pPr>
      <w:r w:rsidRPr="2E58FB53" w:rsidR="633CEEC8">
        <w:rPr>
          <w:rFonts w:ascii="Consolas" w:hAnsi="Consolas" w:eastAsia="Consolas" w:cs="Consolas"/>
          <w:noProof w:val="0"/>
          <w:color w:val="CF8E6D"/>
          <w:sz w:val="19"/>
          <w:szCs w:val="19"/>
          <w:lang w:val="en-US"/>
        </w:rPr>
        <w:t>SCHEDULER_SERVICE_POSTGRES_DB_HOSTNAME</w:t>
      </w:r>
      <w:r w:rsidRPr="2E58FB53" w:rsidR="633CEEC8">
        <w:rPr>
          <w:rFonts w:ascii="Consolas" w:hAnsi="Consolas" w:eastAsia="Consolas" w:cs="Consolas"/>
          <w:noProof w:val="0"/>
          <w:color w:val="BCBEC4"/>
          <w:sz w:val="19"/>
          <w:szCs w:val="19"/>
          <w:lang w:val="en-US"/>
        </w:rPr>
        <w:t>: localhost</w:t>
      </w:r>
      <w:r>
        <w:br/>
      </w:r>
      <w:r w:rsidRPr="2E58FB53" w:rsidR="633CEEC8">
        <w:rPr>
          <w:rFonts w:ascii="Consolas" w:hAnsi="Consolas" w:eastAsia="Consolas" w:cs="Consolas"/>
          <w:noProof w:val="0"/>
          <w:color w:val="CF8E6D"/>
          <w:sz w:val="19"/>
          <w:szCs w:val="19"/>
          <w:lang w:val="en-US"/>
        </w:rPr>
        <w:t>SCHEDULER_SERVICE_POSTGRES_DB_PORT</w:t>
      </w:r>
      <w:r w:rsidRPr="2E58FB53" w:rsidR="633CEEC8">
        <w:rPr>
          <w:rFonts w:ascii="Consolas" w:hAnsi="Consolas" w:eastAsia="Consolas" w:cs="Consolas"/>
          <w:noProof w:val="0"/>
          <w:color w:val="BCBEC4"/>
          <w:sz w:val="19"/>
          <w:szCs w:val="19"/>
          <w:lang w:val="en-US"/>
        </w:rPr>
        <w:t>: 5432</w:t>
      </w:r>
      <w:r>
        <w:br/>
      </w:r>
      <w:r w:rsidRPr="2E58FB53" w:rsidR="633CEEC8">
        <w:rPr>
          <w:rFonts w:ascii="Consolas" w:hAnsi="Consolas" w:eastAsia="Consolas" w:cs="Consolas"/>
          <w:noProof w:val="0"/>
          <w:color w:val="CF8E6D"/>
          <w:sz w:val="19"/>
          <w:szCs w:val="19"/>
          <w:lang w:val="en-US"/>
        </w:rPr>
        <w:t>SCHEDULER_SERVICE_POSTGRES_DB_NAME</w:t>
      </w:r>
      <w:r w:rsidRPr="2E58FB53" w:rsidR="633CEEC8">
        <w:rPr>
          <w:rFonts w:ascii="Consolas" w:hAnsi="Consolas" w:eastAsia="Consolas" w:cs="Consolas"/>
          <w:noProof w:val="0"/>
          <w:color w:val="BCBEC4"/>
          <w:sz w:val="19"/>
          <w:szCs w:val="19"/>
          <w:lang w:val="en-US"/>
        </w:rPr>
        <w:t>: jan-4-2024 //Your local admin database</w:t>
      </w:r>
      <w:r>
        <w:br/>
      </w:r>
      <w:r w:rsidRPr="2E58FB53" w:rsidR="633CEEC8">
        <w:rPr>
          <w:rFonts w:ascii="Consolas" w:hAnsi="Consolas" w:eastAsia="Consolas" w:cs="Consolas"/>
          <w:noProof w:val="0"/>
          <w:color w:val="CF8E6D"/>
          <w:sz w:val="19"/>
          <w:szCs w:val="19"/>
          <w:lang w:val="en-US"/>
        </w:rPr>
        <w:t>SCHEDULER_SERVICE_POSTGRES_DB_USERNAME</w:t>
      </w:r>
      <w:r w:rsidRPr="2E58FB53" w:rsidR="633CEEC8">
        <w:rPr>
          <w:rFonts w:ascii="Consolas" w:hAnsi="Consolas" w:eastAsia="Consolas" w:cs="Consolas"/>
          <w:noProof w:val="0"/>
          <w:color w:val="BCBEC4"/>
          <w:sz w:val="19"/>
          <w:szCs w:val="19"/>
          <w:lang w:val="en-US"/>
        </w:rPr>
        <w:t>: postgres</w:t>
      </w:r>
      <w:r>
        <w:br/>
      </w:r>
      <w:r w:rsidRPr="2E58FB53" w:rsidR="633CEEC8">
        <w:rPr>
          <w:rFonts w:ascii="Consolas" w:hAnsi="Consolas" w:eastAsia="Consolas" w:cs="Consolas"/>
          <w:noProof w:val="0"/>
          <w:color w:val="CF8E6D"/>
          <w:sz w:val="19"/>
          <w:szCs w:val="19"/>
          <w:lang w:val="en-US"/>
        </w:rPr>
        <w:t>SCHEDULER_SERVICE_POSTGRES_DB_PASSWORD</w:t>
      </w:r>
      <w:r w:rsidRPr="2E58FB53" w:rsidR="633CEEC8">
        <w:rPr>
          <w:rFonts w:ascii="Consolas" w:hAnsi="Consolas" w:eastAsia="Consolas" w:cs="Consolas"/>
          <w:noProof w:val="0"/>
          <w:color w:val="BCBEC4"/>
          <w:sz w:val="19"/>
          <w:szCs w:val="19"/>
          <w:lang w:val="en-US"/>
        </w:rPr>
        <w:t>: postgres</w:t>
      </w:r>
      <w:r>
        <w:br/>
      </w:r>
      <w:r w:rsidRPr="2E58FB53" w:rsidR="633CEEC8">
        <w:rPr>
          <w:rFonts w:ascii="Consolas" w:hAnsi="Consolas" w:eastAsia="Consolas" w:cs="Consolas"/>
          <w:noProof w:val="0"/>
          <w:color w:val="CF8E6D"/>
          <w:sz w:val="19"/>
          <w:szCs w:val="19"/>
          <w:lang w:val="en-US"/>
        </w:rPr>
        <w:t>ADMIN_SERVICE_BACKEND_URL</w:t>
      </w:r>
      <w:r w:rsidRPr="2E58FB53" w:rsidR="633CEEC8">
        <w:rPr>
          <w:rFonts w:ascii="Consolas" w:hAnsi="Consolas" w:eastAsia="Consolas" w:cs="Consolas"/>
          <w:noProof w:val="0"/>
          <w:color w:val="BCBEC4"/>
          <w:sz w:val="19"/>
          <w:szCs w:val="19"/>
          <w:lang w:val="en-US"/>
        </w:rPr>
        <w:t xml:space="preserve">: </w:t>
      </w:r>
      <w:hyperlink r:id="Ra6e042d79dc44cdf">
        <w:r w:rsidRPr="2E58FB53" w:rsidR="633CEEC8">
          <w:rPr>
            <w:rStyle w:val="Hyperlink"/>
            <w:rFonts w:ascii="Consolas" w:hAnsi="Consolas" w:eastAsia="Consolas" w:cs="Consolas"/>
            <w:noProof w:val="0"/>
            <w:sz w:val="19"/>
            <w:szCs w:val="19"/>
            <w:lang w:val="en-US"/>
          </w:rPr>
          <w:t>http://localhost:8089/api/v1</w:t>
        </w:r>
      </w:hyperlink>
    </w:p>
    <w:p w:rsidR="2E58FB53" w:rsidP="2E58FB53" w:rsidRDefault="2E58FB53" w14:paraId="74FE900C" w14:textId="7D1E0869">
      <w:pPr>
        <w:pStyle w:val="Normal"/>
        <w:jc w:val="left"/>
        <w:rPr>
          <w:rFonts w:ascii="Consolas" w:hAnsi="Consolas" w:eastAsia="Consolas" w:cs="Consolas"/>
          <w:noProof w:val="0"/>
          <w:sz w:val="19"/>
          <w:szCs w:val="19"/>
          <w:lang w:val="en-US"/>
        </w:rPr>
      </w:pPr>
    </w:p>
    <w:p w:rsidR="2FE0B14F" w:rsidP="2E58FB53" w:rsidRDefault="2FE0B14F" w14:paraId="604FEB1C" w14:textId="033B6B4C">
      <w:pPr>
        <w:pStyle w:val="ListParagraph"/>
        <w:numPr>
          <w:ilvl w:val="0"/>
          <w:numId w:val="7"/>
        </w:numPr>
        <w:jc w:val="left"/>
        <w:rPr>
          <w:rFonts w:ascii="Consolas" w:hAnsi="Consolas" w:eastAsia="Consolas" w:cs="Consolas"/>
          <w:noProof w:val="0"/>
          <w:sz w:val="19"/>
          <w:szCs w:val="19"/>
          <w:lang w:val="en-US"/>
        </w:rPr>
      </w:pPr>
      <w:r w:rsidRPr="2E58FB53" w:rsidR="2FE0B14F">
        <w:rPr>
          <w:rFonts w:ascii="Consolas" w:hAnsi="Consolas" w:eastAsia="Consolas" w:cs="Consolas"/>
          <w:noProof w:val="0"/>
          <w:sz w:val="19"/>
          <w:szCs w:val="19"/>
          <w:lang w:val="en-US"/>
        </w:rPr>
        <w:t>If schedular job comes to picture, then you need to add</w:t>
      </w:r>
      <w:r w:rsidRPr="2E58FB53" w:rsidR="511270D8">
        <w:rPr>
          <w:rFonts w:ascii="Consolas" w:hAnsi="Consolas" w:eastAsia="Consolas" w:cs="Consolas"/>
          <w:noProof w:val="0"/>
          <w:sz w:val="19"/>
          <w:szCs w:val="19"/>
          <w:lang w:val="en-US"/>
        </w:rPr>
        <w:t xml:space="preserve"> new case statement like below in main </w:t>
      </w:r>
      <w:r w:rsidRPr="2E58FB53" w:rsidR="511270D8">
        <w:rPr>
          <w:rFonts w:ascii="Consolas" w:hAnsi="Consolas" w:eastAsia="Consolas" w:cs="Consolas"/>
          <w:noProof w:val="0"/>
          <w:sz w:val="19"/>
          <w:szCs w:val="19"/>
          <w:lang w:val="en-US"/>
        </w:rPr>
        <w:t>class(</w:t>
      </w:r>
      <w:r w:rsidRPr="2E58FB53" w:rsidR="511270D8">
        <w:rPr>
          <w:rFonts w:ascii="Consolas" w:hAnsi="Consolas" w:eastAsia="Consolas" w:cs="Consolas"/>
          <w:noProof w:val="0"/>
          <w:sz w:val="19"/>
          <w:szCs w:val="19"/>
          <w:lang w:val="en-US"/>
        </w:rPr>
        <w:t>SisSchedularApplication.java)</w:t>
      </w:r>
    </w:p>
    <w:p w:rsidR="2A827F2F" w:rsidP="2E58FB53" w:rsidRDefault="2A827F2F" w14:paraId="6C85EC43" w14:textId="3DB2F11C">
      <w:pPr>
        <w:pStyle w:val="Normal"/>
        <w:jc w:val="left"/>
        <w:rPr>
          <w:rFonts w:ascii="Consolas" w:hAnsi="Consolas" w:eastAsia="Consolas" w:cs="Consolas"/>
          <w:noProof w:val="0"/>
          <w:sz w:val="24"/>
          <w:szCs w:val="24"/>
          <w:lang w:val="en-US"/>
        </w:rPr>
      </w:pPr>
      <w:r w:rsidRPr="2E58FB53" w:rsidR="2A827F2F">
        <w:rPr>
          <w:rFonts w:ascii="Consolas" w:hAnsi="Consolas" w:eastAsia="Consolas" w:cs="Consolas"/>
          <w:noProof w:val="0"/>
          <w:sz w:val="19"/>
          <w:szCs w:val="19"/>
          <w:lang w:val="en-US"/>
        </w:rPr>
        <w:t xml:space="preserve">       </w:t>
      </w:r>
      <w:r w:rsidRPr="2E58FB53" w:rsidR="2A827F2F">
        <w:rPr>
          <w:rFonts w:ascii="Consolas" w:hAnsi="Consolas" w:eastAsia="Consolas" w:cs="Consolas"/>
          <w:noProof w:val="0"/>
          <w:color w:val="CF8E6D"/>
          <w:sz w:val="19"/>
          <w:szCs w:val="19"/>
          <w:lang w:val="en-US"/>
        </w:rPr>
        <w:t xml:space="preserve">switch </w:t>
      </w:r>
      <w:r w:rsidRPr="2E58FB53" w:rsidR="2A827F2F">
        <w:rPr>
          <w:rFonts w:ascii="Consolas" w:hAnsi="Consolas" w:eastAsia="Consolas" w:cs="Consolas"/>
          <w:noProof w:val="0"/>
          <w:color w:val="BCBEC4"/>
          <w:sz w:val="19"/>
          <w:szCs w:val="19"/>
          <w:lang w:val="en-US"/>
        </w:rPr>
        <w:t>(</w:t>
      </w:r>
      <w:r w:rsidRPr="2E58FB53" w:rsidR="2A827F2F">
        <w:rPr>
          <w:rFonts w:ascii="Consolas" w:hAnsi="Consolas" w:eastAsia="Consolas" w:cs="Consolas"/>
          <w:noProof w:val="0"/>
          <w:color w:val="BCBEC4"/>
          <w:sz w:val="19"/>
          <w:szCs w:val="19"/>
          <w:lang w:val="en-US"/>
        </w:rPr>
        <w:t>args</w:t>
      </w:r>
      <w:r w:rsidRPr="2E58FB53" w:rsidR="2A827F2F">
        <w:rPr>
          <w:rFonts w:ascii="Consolas" w:hAnsi="Consolas" w:eastAsia="Consolas" w:cs="Consolas"/>
          <w:noProof w:val="0"/>
          <w:color w:val="BCBEC4"/>
          <w:sz w:val="19"/>
          <w:szCs w:val="19"/>
          <w:lang w:val="en-US"/>
        </w:rPr>
        <w:t>[</w:t>
      </w:r>
      <w:r w:rsidRPr="2E58FB53" w:rsidR="2A827F2F">
        <w:rPr>
          <w:rFonts w:ascii="Consolas" w:hAnsi="Consolas" w:eastAsia="Consolas" w:cs="Consolas"/>
          <w:noProof w:val="0"/>
          <w:color w:val="2AACB8"/>
          <w:sz w:val="19"/>
          <w:szCs w:val="19"/>
          <w:lang w:val="en-US"/>
        </w:rPr>
        <w:t>0</w:t>
      </w:r>
      <w:r w:rsidRPr="2E58FB53" w:rsidR="2A827F2F">
        <w:rPr>
          <w:rFonts w:ascii="Consolas" w:hAnsi="Consolas" w:eastAsia="Consolas" w:cs="Consolas"/>
          <w:noProof w:val="0"/>
          <w:color w:val="BCBEC4"/>
          <w:sz w:val="19"/>
          <w:szCs w:val="19"/>
          <w:lang w:val="en-US"/>
        </w:rPr>
        <w:t>]) {</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F8E6D"/>
          <w:sz w:val="19"/>
          <w:szCs w:val="19"/>
          <w:lang w:val="en-US"/>
        </w:rPr>
        <w:t xml:space="preserve">case </w:t>
      </w:r>
      <w:r w:rsidRPr="2E58FB53" w:rsidR="2A827F2F">
        <w:rPr>
          <w:rFonts w:ascii="Consolas" w:hAnsi="Consolas" w:eastAsia="Consolas" w:cs="Consolas"/>
          <w:i w:val="1"/>
          <w:iCs w:val="1"/>
          <w:noProof w:val="0"/>
          <w:color w:val="C77DBB"/>
          <w:sz w:val="19"/>
          <w:szCs w:val="19"/>
          <w:lang w:val="en-US"/>
        </w:rPr>
        <w:t>PUBLISH_ATTENDANCE_SCHEDULER</w:t>
      </w:r>
      <w:r w:rsidRPr="2E58FB53" w:rsidR="2A827F2F">
        <w:rPr>
          <w:rFonts w:ascii="Consolas" w:hAnsi="Consolas" w:eastAsia="Consolas" w:cs="Consolas"/>
          <w:noProof w:val="0"/>
          <w:color w:val="BCBEC4"/>
          <w:sz w:val="19"/>
          <w:szCs w:val="19"/>
          <w:lang w:val="en-US"/>
        </w:rPr>
        <w:t>:</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77DBB"/>
          <w:sz w:val="19"/>
          <w:szCs w:val="19"/>
          <w:lang w:val="en-US"/>
        </w:rPr>
        <w:t>publishAttendanceServiceImpl</w:t>
      </w:r>
      <w:r w:rsidRPr="2E58FB53" w:rsidR="2A827F2F">
        <w:rPr>
          <w:rFonts w:ascii="Consolas" w:hAnsi="Consolas" w:eastAsia="Consolas" w:cs="Consolas"/>
          <w:noProof w:val="0"/>
          <w:color w:val="BCBEC4"/>
          <w:sz w:val="19"/>
          <w:szCs w:val="19"/>
          <w:lang w:val="en-US"/>
        </w:rPr>
        <w:t>.createAutomaticPublishedOfAttendance();</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F8E6D"/>
          <w:sz w:val="19"/>
          <w:szCs w:val="19"/>
          <w:lang w:val="en-US"/>
        </w:rPr>
        <w:t>break</w:t>
      </w:r>
      <w:r w:rsidRPr="2E58FB53" w:rsidR="2A827F2F">
        <w:rPr>
          <w:rFonts w:ascii="Consolas" w:hAnsi="Consolas" w:eastAsia="Consolas" w:cs="Consolas"/>
          <w:noProof w:val="0"/>
          <w:color w:val="BCBEC4"/>
          <w:sz w:val="19"/>
          <w:szCs w:val="19"/>
          <w:lang w:val="en-US"/>
        </w:rPr>
        <w:t>;</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F8E6D"/>
          <w:sz w:val="19"/>
          <w:szCs w:val="19"/>
          <w:lang w:val="en-US"/>
        </w:rPr>
        <w:t xml:space="preserve">case </w:t>
      </w:r>
      <w:r w:rsidRPr="2E58FB53" w:rsidR="2A827F2F">
        <w:rPr>
          <w:rFonts w:ascii="Consolas" w:hAnsi="Consolas" w:eastAsia="Consolas" w:cs="Consolas"/>
          <w:i w:val="1"/>
          <w:iCs w:val="1"/>
          <w:noProof w:val="0"/>
          <w:color w:val="C77DBB"/>
          <w:sz w:val="19"/>
          <w:szCs w:val="19"/>
          <w:lang w:val="en-US"/>
        </w:rPr>
        <w:t>COMPLETE_ATTENDANCE_SCHEDULER</w:t>
      </w:r>
      <w:r w:rsidRPr="2E58FB53" w:rsidR="2A827F2F">
        <w:rPr>
          <w:rFonts w:ascii="Consolas" w:hAnsi="Consolas" w:eastAsia="Consolas" w:cs="Consolas"/>
          <w:noProof w:val="0"/>
          <w:color w:val="BCBEC4"/>
          <w:sz w:val="19"/>
          <w:szCs w:val="19"/>
          <w:lang w:val="en-US"/>
        </w:rPr>
        <w:t>:</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77DBB"/>
          <w:sz w:val="19"/>
          <w:szCs w:val="19"/>
          <w:lang w:val="en-US"/>
        </w:rPr>
        <w:t>publishAttendanceServiceImpl</w:t>
      </w:r>
      <w:r w:rsidRPr="2E58FB53" w:rsidR="2A827F2F">
        <w:rPr>
          <w:rFonts w:ascii="Consolas" w:hAnsi="Consolas" w:eastAsia="Consolas" w:cs="Consolas"/>
          <w:noProof w:val="0"/>
          <w:color w:val="BCBEC4"/>
          <w:sz w:val="19"/>
          <w:szCs w:val="19"/>
          <w:lang w:val="en-US"/>
        </w:rPr>
        <w:t>.completeAttendance</w:t>
      </w:r>
      <w:r w:rsidRPr="2E58FB53" w:rsidR="2A827F2F">
        <w:rPr>
          <w:rFonts w:ascii="Consolas" w:hAnsi="Consolas" w:eastAsia="Consolas" w:cs="Consolas"/>
          <w:noProof w:val="0"/>
          <w:color w:val="BCBEC4"/>
          <w:sz w:val="19"/>
          <w:szCs w:val="19"/>
          <w:lang w:val="en-US"/>
        </w:rPr>
        <w:t>();</w:t>
      </w:r>
    </w:p>
    <w:p w:rsidR="2A827F2F" w:rsidP="2E58FB53" w:rsidRDefault="2A827F2F" w14:paraId="781E19D7" w14:textId="44886FCC">
      <w:pPr>
        <w:pStyle w:val="Normal"/>
        <w:jc w:val="left"/>
        <w:rPr>
          <w:rFonts w:ascii="Consolas" w:hAnsi="Consolas" w:eastAsia="Consolas" w:cs="Consolas"/>
          <w:noProof w:val="0"/>
          <w:sz w:val="24"/>
          <w:szCs w:val="24"/>
          <w:lang w:val="en-US"/>
        </w:rPr>
      </w:pP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F8E6D"/>
          <w:sz w:val="19"/>
          <w:szCs w:val="19"/>
          <w:lang w:val="en-US"/>
        </w:rPr>
        <w:t>Case {{</w:t>
      </w:r>
      <w:r w:rsidRPr="2E58FB53" w:rsidR="2A827F2F">
        <w:rPr>
          <w:rFonts w:ascii="Consolas" w:hAnsi="Consolas" w:eastAsia="Consolas" w:cs="Consolas"/>
          <w:noProof w:val="0"/>
          <w:color w:val="CF8E6D"/>
          <w:sz w:val="19"/>
          <w:szCs w:val="19"/>
          <w:lang w:val="en-US"/>
        </w:rPr>
        <w:t>new_job</w:t>
      </w:r>
      <w:r w:rsidRPr="2E58FB53" w:rsidR="2A827F2F">
        <w:rPr>
          <w:rFonts w:ascii="Consolas" w:hAnsi="Consolas" w:eastAsia="Consolas" w:cs="Consolas"/>
          <w:noProof w:val="0"/>
          <w:color w:val="CF8E6D"/>
          <w:sz w:val="19"/>
          <w:szCs w:val="19"/>
          <w:lang w:val="en-US"/>
        </w:rPr>
        <w:t>}}</w:t>
      </w:r>
    </w:p>
    <w:p w:rsidR="2A827F2F" w:rsidP="2E58FB53" w:rsidRDefault="2A827F2F" w14:paraId="68E9FD33" w14:textId="0A2C07D2">
      <w:pPr>
        <w:pStyle w:val="Normal"/>
        <w:jc w:val="left"/>
        <w:rPr>
          <w:rFonts w:ascii="Consolas" w:hAnsi="Consolas" w:eastAsia="Consolas" w:cs="Consolas"/>
          <w:noProof w:val="0"/>
          <w:sz w:val="24"/>
          <w:szCs w:val="24"/>
          <w:lang w:val="en-US"/>
        </w:rPr>
      </w:pPr>
      <w:r w:rsidRPr="2E58FB53" w:rsidR="2A827F2F">
        <w:rPr>
          <w:rFonts w:ascii="Consolas" w:hAnsi="Consolas" w:eastAsia="Consolas" w:cs="Consolas"/>
          <w:noProof w:val="0"/>
          <w:color w:val="BCBEC4"/>
          <w:sz w:val="19"/>
          <w:szCs w:val="19"/>
          <w:lang w:val="en-US"/>
        </w:rPr>
        <w:t xml:space="preserve">        Method_call</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F8E6D"/>
          <w:sz w:val="19"/>
          <w:szCs w:val="19"/>
          <w:lang w:val="en-US"/>
        </w:rPr>
        <w:t>break</w:t>
      </w:r>
      <w:r w:rsidRPr="2E58FB53" w:rsidR="2A827F2F">
        <w:rPr>
          <w:rFonts w:ascii="Consolas" w:hAnsi="Consolas" w:eastAsia="Consolas" w:cs="Consolas"/>
          <w:noProof w:val="0"/>
          <w:color w:val="BCBEC4"/>
          <w:sz w:val="19"/>
          <w:szCs w:val="19"/>
          <w:lang w:val="en-US"/>
        </w:rPr>
        <w:t>;</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F8E6D"/>
          <w:sz w:val="19"/>
          <w:szCs w:val="19"/>
          <w:lang w:val="en-US"/>
        </w:rPr>
        <w:t>default</w:t>
      </w:r>
      <w:r w:rsidRPr="2E58FB53" w:rsidR="2A827F2F">
        <w:rPr>
          <w:rFonts w:ascii="Consolas" w:hAnsi="Consolas" w:eastAsia="Consolas" w:cs="Consolas"/>
          <w:noProof w:val="0"/>
          <w:color w:val="BCBEC4"/>
          <w:sz w:val="19"/>
          <w:szCs w:val="19"/>
          <w:lang w:val="en-US"/>
        </w:rPr>
        <w:t>:</w:t>
      </w:r>
      <w:r>
        <w:br/>
      </w:r>
      <w:r w:rsidRPr="2E58FB53" w:rsidR="2A827F2F">
        <w:rPr>
          <w:rFonts w:ascii="Consolas" w:hAnsi="Consolas" w:eastAsia="Consolas" w:cs="Consolas"/>
          <w:noProof w:val="0"/>
          <w:color w:val="BCBEC4"/>
          <w:sz w:val="19"/>
          <w:szCs w:val="19"/>
          <w:lang w:val="en-US"/>
        </w:rPr>
        <w:t xml:space="preserve">        </w:t>
      </w:r>
      <w:r w:rsidRPr="2E58FB53" w:rsidR="2A827F2F">
        <w:rPr>
          <w:rFonts w:ascii="Consolas" w:hAnsi="Consolas" w:eastAsia="Consolas" w:cs="Consolas"/>
          <w:noProof w:val="0"/>
          <w:color w:val="CF8E6D"/>
          <w:sz w:val="19"/>
          <w:szCs w:val="19"/>
          <w:lang w:val="en-US"/>
        </w:rPr>
        <w:t>break</w:t>
      </w:r>
      <w:r w:rsidRPr="2E58FB53" w:rsidR="2A827F2F">
        <w:rPr>
          <w:rFonts w:ascii="Consolas" w:hAnsi="Consolas" w:eastAsia="Consolas" w:cs="Consolas"/>
          <w:noProof w:val="0"/>
          <w:color w:val="BCBEC4"/>
          <w:sz w:val="19"/>
          <w:szCs w:val="19"/>
          <w:lang w:val="en-US"/>
        </w:rPr>
        <w:t>;}</w:t>
      </w:r>
    </w:p>
    <w:p w:rsidR="2A827F2F" w:rsidP="2E58FB53" w:rsidRDefault="2A827F2F" w14:paraId="4F2E751B" w14:textId="6341F45B">
      <w:pPr>
        <w:pStyle w:val="ListParagraph"/>
        <w:numPr>
          <w:ilvl w:val="0"/>
          <w:numId w:val="7"/>
        </w:numPr>
        <w:jc w:val="left"/>
        <w:rPr>
          <w:rFonts w:ascii="Consolas" w:hAnsi="Consolas" w:eastAsia="Consolas" w:cs="Consolas"/>
          <w:b w:val="1"/>
          <w:bCs w:val="1"/>
          <w:noProof w:val="0"/>
          <w:color w:val="auto"/>
          <w:sz w:val="19"/>
          <w:szCs w:val="19"/>
          <w:lang w:val="en-US"/>
        </w:rPr>
      </w:pPr>
      <w:r w:rsidRPr="2E58FB53" w:rsidR="2A827F2F">
        <w:rPr>
          <w:rFonts w:ascii="Consolas" w:hAnsi="Consolas" w:eastAsia="Consolas" w:cs="Consolas"/>
          <w:b w:val="1"/>
          <w:bCs w:val="1"/>
          <w:noProof w:val="0"/>
          <w:color w:val="auto"/>
          <w:sz w:val="19"/>
          <w:szCs w:val="19"/>
          <w:lang w:val="en-US"/>
        </w:rPr>
        <w:t xml:space="preserve">Once you write the </w:t>
      </w:r>
      <w:r w:rsidRPr="2E58FB53" w:rsidR="2A827F2F">
        <w:rPr>
          <w:rFonts w:ascii="Consolas" w:hAnsi="Consolas" w:eastAsia="Consolas" w:cs="Consolas"/>
          <w:b w:val="1"/>
          <w:bCs w:val="1"/>
          <w:noProof w:val="0"/>
          <w:color w:val="auto"/>
          <w:sz w:val="19"/>
          <w:szCs w:val="19"/>
          <w:lang w:val="en-US"/>
        </w:rPr>
        <w:t>logic</w:t>
      </w:r>
      <w:r w:rsidRPr="2E58FB53" w:rsidR="2A827F2F">
        <w:rPr>
          <w:rFonts w:ascii="Consolas" w:hAnsi="Consolas" w:eastAsia="Consolas" w:cs="Consolas"/>
          <w:b w:val="1"/>
          <w:bCs w:val="1"/>
          <w:noProof w:val="0"/>
          <w:color w:val="auto"/>
          <w:sz w:val="19"/>
          <w:szCs w:val="19"/>
          <w:lang w:val="en-US"/>
        </w:rPr>
        <w:t xml:space="preserve"> relates to your new </w:t>
      </w:r>
      <w:r w:rsidRPr="2E58FB53" w:rsidR="2A827F2F">
        <w:rPr>
          <w:rFonts w:ascii="Consolas" w:hAnsi="Consolas" w:eastAsia="Consolas" w:cs="Consolas"/>
          <w:b w:val="1"/>
          <w:bCs w:val="1"/>
          <w:noProof w:val="0"/>
          <w:color w:val="auto"/>
          <w:sz w:val="19"/>
          <w:szCs w:val="19"/>
          <w:lang w:val="en-US"/>
        </w:rPr>
        <w:t>job</w:t>
      </w:r>
      <w:r w:rsidRPr="2E58FB53" w:rsidR="2A827F2F">
        <w:rPr>
          <w:rFonts w:ascii="Consolas" w:hAnsi="Consolas" w:eastAsia="Consolas" w:cs="Consolas"/>
          <w:b w:val="1"/>
          <w:bCs w:val="1"/>
          <w:noProof w:val="0"/>
          <w:color w:val="auto"/>
          <w:sz w:val="19"/>
          <w:szCs w:val="19"/>
          <w:lang w:val="en-US"/>
        </w:rPr>
        <w:t xml:space="preserve"> have to create the new jar by clean and build the spring boot app.</w:t>
      </w:r>
    </w:p>
    <w:p w:rsidR="7073128D" w:rsidP="2E58FB53" w:rsidRDefault="7073128D" w14:paraId="21D05C37" w14:textId="0D9DFE2F">
      <w:pPr>
        <w:pStyle w:val="ListParagraph"/>
        <w:numPr>
          <w:ilvl w:val="0"/>
          <w:numId w:val="7"/>
        </w:numPr>
        <w:jc w:val="left"/>
        <w:rPr>
          <w:rFonts w:ascii="Consolas" w:hAnsi="Consolas" w:eastAsia="Consolas" w:cs="Consolas"/>
          <w:b w:val="1"/>
          <w:bCs w:val="1"/>
          <w:noProof w:val="0"/>
          <w:color w:val="auto"/>
          <w:sz w:val="19"/>
          <w:szCs w:val="19"/>
          <w:lang w:val="en-US"/>
        </w:rPr>
      </w:pPr>
      <w:r w:rsidRPr="2E58FB53" w:rsidR="7073128D">
        <w:rPr>
          <w:rFonts w:ascii="Consolas" w:hAnsi="Consolas" w:eastAsia="Consolas" w:cs="Consolas"/>
          <w:b w:val="1"/>
          <w:bCs w:val="1"/>
          <w:noProof w:val="0"/>
          <w:color w:val="auto"/>
          <w:sz w:val="19"/>
          <w:szCs w:val="19"/>
          <w:lang w:val="en-US"/>
        </w:rPr>
        <w:t>Goes to Your folder location which created the jar file and open the CMD from there</w:t>
      </w:r>
    </w:p>
    <w:p w:rsidR="3D4E6E72" w:rsidP="2E58FB53" w:rsidRDefault="3D4E6E72" w14:paraId="471D0CD8" w14:textId="70685BA7">
      <w:pPr>
        <w:pStyle w:val="ListParagraph"/>
        <w:numPr>
          <w:ilvl w:val="0"/>
          <w:numId w:val="7"/>
        </w:numPr>
        <w:jc w:val="left"/>
        <w:rPr>
          <w:rFonts w:ascii="Consolas" w:hAnsi="Consolas" w:eastAsia="Consolas" w:cs="Consolas"/>
          <w:b w:val="1"/>
          <w:bCs w:val="1"/>
          <w:noProof w:val="0"/>
          <w:color w:val="auto"/>
          <w:sz w:val="19"/>
          <w:szCs w:val="19"/>
          <w:lang w:val="en-US"/>
        </w:rPr>
      </w:pPr>
      <w:r w:rsidRPr="2E58FB53" w:rsidR="3D4E6E72">
        <w:rPr>
          <w:rFonts w:ascii="Consolas" w:hAnsi="Consolas" w:eastAsia="Consolas" w:cs="Consolas"/>
          <w:b w:val="1"/>
          <w:bCs w:val="1"/>
          <w:noProof w:val="0"/>
          <w:color w:val="auto"/>
          <w:sz w:val="19"/>
          <w:szCs w:val="19"/>
          <w:lang w:val="en-US"/>
        </w:rPr>
        <w:t>Thereafter, executed the below command on CMD terminal</w:t>
      </w:r>
    </w:p>
    <w:p w:rsidR="3D4E6E72" w:rsidP="2E58FB53" w:rsidRDefault="3D4E6E72" w14:paraId="5A5E18B4" w14:textId="36AEC31F">
      <w:pPr>
        <w:pStyle w:val="Normal"/>
        <w:ind w:left="0"/>
        <w:jc w:val="left"/>
        <w:rPr>
          <w:rFonts w:ascii="Consolas" w:hAnsi="Consolas" w:eastAsia="Consolas" w:cs="Consolas"/>
          <w:b w:val="1"/>
          <w:bCs w:val="1"/>
          <w:noProof w:val="0"/>
          <w:color w:val="auto"/>
          <w:sz w:val="24"/>
          <w:szCs w:val="24"/>
          <w:lang w:val="en-US"/>
        </w:rPr>
      </w:pPr>
      <w:r w:rsidRPr="2E58FB53" w:rsidR="3D4E6E72">
        <w:rPr>
          <w:rFonts w:ascii="Consolas" w:hAnsi="Consolas" w:eastAsia="Consolas" w:cs="Consolas"/>
          <w:b w:val="1"/>
          <w:bCs w:val="1"/>
          <w:noProof w:val="0"/>
          <w:color w:val="auto"/>
          <w:sz w:val="24"/>
          <w:szCs w:val="24"/>
          <w:lang w:val="en-US"/>
        </w:rPr>
        <w:t xml:space="preserve">      </w:t>
      </w:r>
      <w:r w:rsidRPr="2E58FB53" w:rsidR="3D4E6E72">
        <w:rPr>
          <w:rFonts w:ascii="Consolas" w:hAnsi="Consolas" w:eastAsia="Consolas" w:cs="Consolas"/>
          <w:noProof w:val="0"/>
          <w:sz w:val="24"/>
          <w:szCs w:val="24"/>
          <w:lang w:val="en-US"/>
        </w:rPr>
        <w:t>java -jar sis-scheduler-0.0.1-SNAPSHOT.jar {{parameter_name}}</w:t>
      </w:r>
    </w:p>
    <w:p w:rsidR="2E58FB53" w:rsidP="2E58FB53" w:rsidRDefault="2E58FB53" w14:paraId="233FD43C" w14:textId="0FBF4FAC">
      <w:pPr>
        <w:pStyle w:val="Normal"/>
        <w:jc w:val="left"/>
        <w:rPr>
          <w:rFonts w:ascii="Consolas" w:hAnsi="Consolas" w:eastAsia="Consolas" w:cs="Consolas"/>
          <w:noProof w:val="0"/>
          <w:color w:val="BCBEC4"/>
          <w:sz w:val="19"/>
          <w:szCs w:val="19"/>
          <w:lang w:val="en-US"/>
        </w:rPr>
      </w:pPr>
    </w:p>
    <w:p w:rsidR="2A827F2F" w:rsidP="2E58FB53" w:rsidRDefault="2A827F2F" w14:paraId="6FF42932" w14:textId="64A7CC53">
      <w:pPr>
        <w:pStyle w:val="Normal"/>
        <w:jc w:val="left"/>
        <w:rPr>
          <w:rFonts w:ascii="Consolas" w:hAnsi="Consolas" w:eastAsia="Consolas" w:cs="Consolas"/>
          <w:noProof w:val="0"/>
          <w:color w:val="BCBEC4"/>
          <w:sz w:val="19"/>
          <w:szCs w:val="19"/>
          <w:lang w:val="en-US"/>
        </w:rPr>
      </w:pPr>
      <w:r w:rsidRPr="2E58FB53" w:rsidR="2A827F2F">
        <w:rPr>
          <w:rFonts w:ascii="Consolas" w:hAnsi="Consolas" w:eastAsia="Consolas" w:cs="Consolas"/>
          <w:noProof w:val="0"/>
          <w:color w:val="BCBEC4"/>
          <w:sz w:val="19"/>
          <w:szCs w:val="19"/>
          <w:lang w:val="en-US"/>
        </w:rPr>
        <w:t xml:space="preserve"> </w:t>
      </w:r>
    </w:p>
    <w:p w:rsidR="2E58FB53" w:rsidP="2E58FB53" w:rsidRDefault="2E58FB53" w14:paraId="7BEC8DE1" w14:textId="6A991EC0">
      <w:pPr>
        <w:pStyle w:val="Normal"/>
        <w:jc w:val="left"/>
        <w:rPr>
          <w:rFonts w:ascii="Consolas" w:hAnsi="Consolas" w:eastAsia="Consolas" w:cs="Consolas"/>
          <w:noProof w:val="0"/>
          <w:sz w:val="19"/>
          <w:szCs w:val="19"/>
          <w:lang w:val="en-US"/>
        </w:rPr>
      </w:pPr>
    </w:p>
    <w:p w:rsidR="2E58FB53" w:rsidP="2E58FB53" w:rsidRDefault="2E58FB53" w14:paraId="4A9A70F4" w14:textId="6399868D">
      <w:pPr>
        <w:pStyle w:val="Normal"/>
        <w:jc w:val="left"/>
        <w:rPr>
          <w:rFonts w:ascii="Consolas" w:hAnsi="Consolas" w:eastAsia="Consolas" w:cs="Consolas"/>
          <w:noProof w:val="0"/>
          <w:sz w:val="24"/>
          <w:szCs w:val="24"/>
          <w:lang w:val="en-US"/>
        </w:rPr>
      </w:pPr>
    </w:p>
    <w:p w:rsidR="2E58FB53" w:rsidP="2E58FB53" w:rsidRDefault="2E58FB53" w14:paraId="0FF74755" w14:textId="323801CE">
      <w:pPr>
        <w:pStyle w:val="Normal"/>
        <w:ind w:left="0"/>
        <w:rPr>
          <w:b w:val="0"/>
          <w:bCs w:val="0"/>
          <w:i w:val="0"/>
          <w:iCs w:val="0"/>
          <w:sz w:val="24"/>
          <w:szCs w:val="24"/>
        </w:rPr>
      </w:pPr>
    </w:p>
    <w:p w:rsidR="2B463266" w:rsidP="2B463266" w:rsidRDefault="2B463266" w14:paraId="3DA1F4FD" w14:textId="71FB199F"/>
    <w:p w:rsidR="2B463266" w:rsidP="2B463266" w:rsidRDefault="2B463266" w14:paraId="221AF987" w14:textId="7D78897F">
      <w:pPr>
        <w:rPr/>
      </w:pPr>
      <w:r w:rsidR="7043743E">
        <w:rPr/>
        <w:t xml:space="preserve">Best </w:t>
      </w:r>
      <w:r w:rsidR="7043743E">
        <w:rPr/>
        <w:t>practise</w:t>
      </w:r>
      <w:r w:rsidR="7043743E">
        <w:rPr/>
        <w:t xml:space="preserve"> for logs </w:t>
      </w:r>
      <w:bookmarkStart w:name="_Int_DInhayb0" w:id="1073299955"/>
      <w:r w:rsidR="7043743E">
        <w:rPr/>
        <w:t>initialize</w:t>
      </w:r>
      <w:bookmarkEnd w:id="1073299955"/>
    </w:p>
    <w:p w:rsidR="7043743E" w:rsidP="24B48BD5" w:rsidRDefault="7043743E" w14:paraId="0F80892D" w14:textId="6248DC6E">
      <w:pPr>
        <w:pStyle w:val="ListParagraph"/>
        <w:numPr>
          <w:ilvl w:val="0"/>
          <w:numId w:val="8"/>
        </w:numPr>
        <w:rPr>
          <w:sz w:val="24"/>
          <w:szCs w:val="24"/>
        </w:rPr>
      </w:pPr>
      <w:r w:rsidRPr="24B48BD5" w:rsidR="7043743E">
        <w:rPr>
          <w:sz w:val="24"/>
          <w:szCs w:val="24"/>
        </w:rPr>
        <w:t xml:space="preserve">We </w:t>
      </w:r>
      <w:r w:rsidRPr="24B48BD5" w:rsidR="166FDCE4">
        <w:rPr>
          <w:sz w:val="24"/>
          <w:szCs w:val="24"/>
        </w:rPr>
        <w:t>must</w:t>
      </w:r>
      <w:r w:rsidRPr="24B48BD5" w:rsidR="7043743E">
        <w:rPr>
          <w:sz w:val="24"/>
          <w:szCs w:val="24"/>
        </w:rPr>
        <w:t xml:space="preserve"> </w:t>
      </w:r>
      <w:r w:rsidRPr="24B48BD5" w:rsidR="602D36AE">
        <w:rPr>
          <w:sz w:val="24"/>
          <w:szCs w:val="24"/>
        </w:rPr>
        <w:t>us</w:t>
      </w:r>
      <w:r w:rsidRPr="24B48BD5" w:rsidR="0B90126F">
        <w:rPr>
          <w:sz w:val="24"/>
          <w:szCs w:val="24"/>
        </w:rPr>
        <w:t xml:space="preserve">e </w:t>
      </w:r>
      <w:r w:rsidRPr="24B48BD5" w:rsidR="0B90126F">
        <w:rPr>
          <w:sz w:val="24"/>
          <w:szCs w:val="24"/>
        </w:rPr>
        <w:t>lombok.extern</w:t>
      </w:r>
      <w:r w:rsidRPr="24B48BD5" w:rsidR="0B90126F">
        <w:rPr>
          <w:sz w:val="24"/>
          <w:szCs w:val="24"/>
        </w:rPr>
        <w:t xml:space="preserve">.slf4j.Slf4j </w:t>
      </w:r>
      <w:r w:rsidRPr="24B48BD5" w:rsidR="4B3B4B97">
        <w:rPr>
          <w:sz w:val="24"/>
          <w:szCs w:val="24"/>
        </w:rPr>
        <w:t>to</w:t>
      </w:r>
      <w:r w:rsidRPr="24B48BD5" w:rsidR="0DAAFB7D">
        <w:rPr>
          <w:sz w:val="24"/>
          <w:szCs w:val="24"/>
        </w:rPr>
        <w:t xml:space="preserve"> </w:t>
      </w:r>
      <w:bookmarkStart w:name="_Int_AzpJ5dO3" w:id="1952287794"/>
      <w:r w:rsidRPr="24B48BD5" w:rsidR="0DAAFB7D">
        <w:rPr>
          <w:sz w:val="24"/>
          <w:szCs w:val="24"/>
        </w:rPr>
        <w:t>prints</w:t>
      </w:r>
      <w:bookmarkEnd w:id="1952287794"/>
      <w:r w:rsidRPr="24B48BD5" w:rsidR="0DAAFB7D">
        <w:rPr>
          <w:sz w:val="24"/>
          <w:szCs w:val="24"/>
        </w:rPr>
        <w:t xml:space="preserve"> the log</w:t>
      </w:r>
      <w:r w:rsidRPr="24B48BD5" w:rsidR="14FBBB5D">
        <w:rPr>
          <w:sz w:val="24"/>
          <w:szCs w:val="24"/>
        </w:rPr>
        <w:t>s</w:t>
      </w:r>
      <w:r w:rsidRPr="24B48BD5" w:rsidR="4817290C">
        <w:rPr>
          <w:sz w:val="24"/>
          <w:szCs w:val="24"/>
        </w:rPr>
        <w:t xml:space="preserve"> in console</w:t>
      </w:r>
      <w:r w:rsidRPr="24B48BD5" w:rsidR="0DAAFB7D">
        <w:rPr>
          <w:sz w:val="24"/>
          <w:szCs w:val="24"/>
        </w:rPr>
        <w:t>.</w:t>
      </w:r>
    </w:p>
    <w:p w:rsidR="0DAAFB7D" w:rsidP="24B48BD5" w:rsidRDefault="0DAAFB7D" w14:paraId="04618601" w14:textId="7C084B3D">
      <w:pPr>
        <w:pStyle w:val="ListParagraph"/>
        <w:numPr>
          <w:ilvl w:val="0"/>
          <w:numId w:val="8"/>
        </w:numPr>
        <w:rPr>
          <w:sz w:val="24"/>
          <w:szCs w:val="24"/>
        </w:rPr>
      </w:pPr>
      <w:r w:rsidRPr="24B48BD5" w:rsidR="0DAAFB7D">
        <w:rPr>
          <w:sz w:val="24"/>
          <w:szCs w:val="24"/>
        </w:rPr>
        <w:t xml:space="preserve">Class should be annotated with </w:t>
      </w:r>
      <w:r w:rsidRPr="24B48BD5" w:rsidR="0DAAFB7D">
        <w:rPr>
          <w:b w:val="1"/>
          <w:bCs w:val="1"/>
          <w:sz w:val="24"/>
          <w:szCs w:val="24"/>
        </w:rPr>
        <w:t xml:space="preserve">Slf4j </w:t>
      </w:r>
      <w:r w:rsidRPr="24B48BD5" w:rsidR="0DAAFB7D">
        <w:rPr>
          <w:b w:val="0"/>
          <w:bCs w:val="0"/>
          <w:sz w:val="24"/>
          <w:szCs w:val="24"/>
        </w:rPr>
        <w:t>annotation</w:t>
      </w:r>
      <w:r w:rsidRPr="24B48BD5" w:rsidR="0DAAFB7D">
        <w:rPr>
          <w:b w:val="1"/>
          <w:bCs w:val="1"/>
          <w:sz w:val="24"/>
          <w:szCs w:val="24"/>
        </w:rPr>
        <w:t xml:space="preserve"> </w:t>
      </w:r>
      <w:r w:rsidRPr="24B48BD5" w:rsidR="209CE313">
        <w:rPr>
          <w:sz w:val="24"/>
          <w:szCs w:val="24"/>
        </w:rPr>
        <w:t>at a global</w:t>
      </w:r>
      <w:r w:rsidRPr="24B48BD5" w:rsidR="0DAAFB7D">
        <w:rPr>
          <w:sz w:val="24"/>
          <w:szCs w:val="24"/>
        </w:rPr>
        <w:t xml:space="preserve"> level</w:t>
      </w:r>
      <w:r w:rsidRPr="24B48BD5" w:rsidR="1DA5AB5A">
        <w:rPr>
          <w:sz w:val="24"/>
          <w:szCs w:val="24"/>
        </w:rPr>
        <w:t xml:space="preserve">. This should be light weighted and </w:t>
      </w:r>
      <w:r w:rsidRPr="24B48BD5" w:rsidR="400037E3">
        <w:rPr>
          <w:sz w:val="24"/>
          <w:szCs w:val="24"/>
        </w:rPr>
        <w:t>boilerplate codes reduced</w:t>
      </w:r>
      <w:r w:rsidRPr="24B48BD5" w:rsidR="1DA5AB5A">
        <w:rPr>
          <w:sz w:val="24"/>
          <w:szCs w:val="24"/>
        </w:rPr>
        <w:t xml:space="preserve"> too.</w:t>
      </w:r>
    </w:p>
    <w:p w:rsidR="24B48BD5" w:rsidP="762AD953" w:rsidRDefault="24B48BD5" w14:paraId="767A6B98" w14:textId="0F02E05F">
      <w:pPr>
        <w:pStyle w:val="Normal"/>
        <w:rPr>
          <w:i w:val="1"/>
          <w:iCs w:val="1"/>
        </w:rPr>
      </w:pPr>
    </w:p>
    <w:p w:rsidR="2B463266" w:rsidP="762AD953" w:rsidRDefault="2B463266" w14:paraId="51AF3831" w14:textId="07EF70D4">
      <w:pPr>
        <w:rPr>
          <w:b w:val="1"/>
          <w:bCs w:val="1"/>
          <w:i w:val="1"/>
          <w:iCs w:val="1"/>
        </w:rPr>
      </w:pPr>
      <w:r w:rsidRPr="762AD953" w:rsidR="643BF05C">
        <w:rPr>
          <w:b w:val="1"/>
          <w:bCs w:val="1"/>
          <w:i w:val="1"/>
          <w:iCs w:val="1"/>
        </w:rPr>
        <w:t>For Multiline Headers</w:t>
      </w:r>
    </w:p>
    <w:p w:rsidR="643BF05C" w:rsidP="762AD953" w:rsidRDefault="643BF05C" w14:paraId="23D839B2" w14:textId="2AEB01FC">
      <w:pPr>
        <w:rPr>
          <w:b w:val="1"/>
          <w:bCs w:val="1"/>
          <w:i w:val="1"/>
          <w:iCs w:val="1"/>
        </w:rPr>
      </w:pPr>
      <w:r w:rsidRPr="762AD953" w:rsidR="643BF05C">
        <w:rPr>
          <w:b w:val="0"/>
          <w:bCs w:val="0"/>
          <w:i w:val="0"/>
          <w:iCs w:val="0"/>
        </w:rPr>
        <w:t xml:space="preserve">Common </w:t>
      </w:r>
      <w:r w:rsidRPr="762AD953" w:rsidR="643BF05C">
        <w:rPr>
          <w:b w:val="0"/>
          <w:bCs w:val="0"/>
          <w:i w:val="0"/>
          <w:iCs w:val="0"/>
        </w:rPr>
        <w:t>Component</w:t>
      </w:r>
      <w:r w:rsidRPr="762AD953" w:rsidR="643BF05C">
        <w:rPr>
          <w:b w:val="0"/>
          <w:bCs w:val="0"/>
          <w:i w:val="0"/>
          <w:iCs w:val="0"/>
        </w:rPr>
        <w:t>: src/@gears-commons/component/header/page-multi-line-header</w:t>
      </w:r>
    </w:p>
    <w:p w:rsidR="643BF05C" w:rsidP="762AD953" w:rsidRDefault="643BF05C" w14:paraId="0EDF6C75" w14:textId="690D23C4">
      <w:pPr>
        <w:pStyle w:val="Normal"/>
      </w:pPr>
      <w:r w:rsidRPr="762AD953" w:rsidR="643BF05C">
        <w:rPr>
          <w:rFonts w:ascii="Amasis MT Pro" w:hAnsi="Amasis MT Pro" w:eastAsia="Amasis MT Pro" w:cs="Amasis MT Pro"/>
          <w:noProof w:val="0"/>
          <w:sz w:val="24"/>
          <w:szCs w:val="24"/>
          <w:lang w:val="en-US"/>
        </w:rPr>
        <w:t xml:space="preserve">usage: </w:t>
      </w:r>
      <w:r w:rsidRPr="762AD953" w:rsidR="643BF05C">
        <w:rPr>
          <w:rFonts w:ascii="Amasis MT Pro" w:hAnsi="Amasis MT Pro" w:eastAsia="Amasis MT Pro" w:cs="Amasis MT Pro"/>
          <w:noProof w:val="0"/>
          <w:sz w:val="24"/>
          <w:szCs w:val="24"/>
          <w:lang w:val="en-US"/>
        </w:rPr>
        <w:t>src</w:t>
      </w:r>
      <w:r w:rsidRPr="762AD953" w:rsidR="643BF05C">
        <w:rPr>
          <w:rFonts w:ascii="Amasis MT Pro" w:hAnsi="Amasis MT Pro" w:eastAsia="Amasis MT Pro" w:cs="Amasis MT Pro"/>
          <w:noProof w:val="0"/>
          <w:sz w:val="24"/>
          <w:szCs w:val="24"/>
          <w:lang w:val="en-US"/>
        </w:rPr>
        <w:t>/app/modules/admission/manage/application/add-view-edit-application/add-view-edit-application.component.html</w:t>
      </w:r>
    </w:p>
    <w:p w:rsidR="187A9B7F" w:rsidP="762AD953" w:rsidRDefault="187A9B7F" w14:paraId="5B909D65" w14:textId="32EAE1DF">
      <w:pPr>
        <w:pStyle w:val="Normal"/>
        <w:rPr>
          <w:rFonts w:ascii="Amasis MT Pro" w:hAnsi="Amasis MT Pro" w:eastAsia="Amasis MT Pro" w:cs="Amasis MT Pro"/>
          <w:noProof w:val="0"/>
          <w:sz w:val="24"/>
          <w:szCs w:val="24"/>
          <w:lang w:val="en-US"/>
        </w:rPr>
      </w:pPr>
      <w:r w:rsidR="187A9B7F">
        <w:drawing>
          <wp:inline wp14:editId="46314F3A" wp14:anchorId="2D16DF40">
            <wp:extent cx="5943600" cy="2428875"/>
            <wp:effectExtent l="0" t="0" r="0" b="0"/>
            <wp:docPr id="487414759" name="" title=""/>
            <wp:cNvGraphicFramePr>
              <a:graphicFrameLocks noChangeAspect="1"/>
            </wp:cNvGraphicFramePr>
            <a:graphic>
              <a:graphicData uri="http://schemas.openxmlformats.org/drawingml/2006/picture">
                <pic:pic>
                  <pic:nvPicPr>
                    <pic:cNvPr id="0" name=""/>
                    <pic:cNvPicPr/>
                  </pic:nvPicPr>
                  <pic:blipFill>
                    <a:blip r:embed="R5f6f13cdd49b48cd">
                      <a:extLst>
                        <a:ext xmlns:a="http://schemas.openxmlformats.org/drawingml/2006/main" uri="{28A0092B-C50C-407E-A947-70E740481C1C}">
                          <a14:useLocalDpi val="0"/>
                        </a:ext>
                      </a:extLst>
                    </a:blip>
                    <a:stretch>
                      <a:fillRect/>
                    </a:stretch>
                  </pic:blipFill>
                  <pic:spPr>
                    <a:xfrm>
                      <a:off x="0" y="0"/>
                      <a:ext cx="5943600" cy="2428875"/>
                    </a:xfrm>
                    <a:prstGeom prst="rect">
                      <a:avLst/>
                    </a:prstGeom>
                  </pic:spPr>
                </pic:pic>
              </a:graphicData>
            </a:graphic>
          </wp:inline>
        </w:drawing>
      </w:r>
    </w:p>
    <w:p w:rsidR="762AD953" w:rsidP="762AD953" w:rsidRDefault="762AD953" w14:paraId="2397140B" w14:textId="67485E96">
      <w:pPr>
        <w:pStyle w:val="Normal"/>
        <w:rPr>
          <w:rFonts w:ascii="Amasis MT Pro" w:hAnsi="Amasis MT Pro" w:eastAsia="Amasis MT Pro" w:cs="Amasis MT Pro"/>
          <w:noProof w:val="0"/>
          <w:sz w:val="24"/>
          <w:szCs w:val="24"/>
          <w:lang w:val="en-US"/>
        </w:rPr>
      </w:pPr>
    </w:p>
    <w:p w:rsidR="762AD953" w:rsidP="762AD953" w:rsidRDefault="762AD953" w14:paraId="6CB503C8" w14:textId="2EC763E0">
      <w:pPr>
        <w:rPr>
          <w:b w:val="0"/>
          <w:bCs w:val="0"/>
          <w:i w:val="0"/>
          <w:iCs w:val="0"/>
        </w:rPr>
      </w:pPr>
    </w:p>
    <w:p w:rsidR="2B463266" w:rsidP="2B463266" w:rsidRDefault="2B463266" w14:paraId="12BCA906" w14:textId="632B4EDB"/>
    <w:p w:rsidR="2B463266" w:rsidP="2B463266" w:rsidRDefault="2B463266" w14:paraId="1E2501F9" w14:textId="08CA3D0D"/>
    <w:p w:rsidR="2B463266" w:rsidP="2B463266" w:rsidRDefault="2B463266" w14:paraId="022AF44C" w14:textId="67AF2079"/>
    <w:p w:rsidR="2B463266" w:rsidP="2B463266" w:rsidRDefault="2B463266" w14:paraId="7FD630D7" w14:textId="5CD1FA84"/>
    <w:p w:rsidR="2B463266" w:rsidP="2B353DA3" w:rsidRDefault="2B463266" w14:paraId="3D4E050F" w14:textId="6BCD0F57">
      <w:pPr>
        <w:rPr>
          <w:b w:val="1"/>
          <w:bCs w:val="1"/>
          <w:sz w:val="36"/>
          <w:szCs w:val="36"/>
        </w:rPr>
      </w:pPr>
      <w:r w:rsidRPr="3B15AA88" w:rsidR="338B5533">
        <w:rPr>
          <w:b w:val="1"/>
          <w:bCs w:val="1"/>
          <w:sz w:val="36"/>
          <w:szCs w:val="36"/>
        </w:rPr>
        <w:t>Inline Edit Component (Delete-multiple Action)</w:t>
      </w:r>
    </w:p>
    <w:p w:rsidR="2B353DA3" w:rsidP="3B15AA88" w:rsidRDefault="2B353DA3" w14:paraId="1F458951" w14:textId="771436C7">
      <w:pPr>
        <w:spacing w:before="0" w:beforeAutospacing="off" w:after="240" w:afterAutospacing="off"/>
        <w:rPr>
          <w:rFonts w:ascii="Amasis MT Pro" w:hAnsi="Amasis MT Pro" w:eastAsia="Amasis MT Pro" w:cs="Amasis MT Pro"/>
          <w:noProof w:val="0"/>
          <w:sz w:val="28"/>
          <w:szCs w:val="28"/>
          <w:lang w:val="en-US"/>
        </w:rPr>
      </w:pPr>
      <w:r w:rsidRPr="3B15AA88" w:rsidR="25C50C96">
        <w:rPr>
          <w:rFonts w:ascii="Amasis MT Pro" w:hAnsi="Amasis MT Pro" w:eastAsia="Amasis MT Pro" w:cs="Amasis MT Pro"/>
          <w:noProof w:val="0"/>
          <w:sz w:val="28"/>
          <w:szCs w:val="28"/>
          <w:lang w:val="en-US"/>
        </w:rPr>
        <w:t xml:space="preserve">The </w:t>
      </w:r>
      <w:r w:rsidRPr="3B15AA88" w:rsidR="25C50C96">
        <w:rPr>
          <w:rFonts w:ascii="Consolas" w:hAnsi="Consolas" w:eastAsia="Consolas" w:cs="Consolas"/>
          <w:b w:val="1"/>
          <w:bCs w:val="1"/>
          <w:noProof w:val="0"/>
          <w:sz w:val="28"/>
          <w:szCs w:val="28"/>
          <w:lang w:val="en-US"/>
        </w:rPr>
        <w:t>showDeleteBulkDialogForRecordList</w:t>
      </w:r>
      <w:r w:rsidRPr="3B15AA88" w:rsidR="25C50C96">
        <w:rPr>
          <w:rFonts w:ascii="Amasis MT Pro" w:hAnsi="Amasis MT Pro" w:eastAsia="Amasis MT Pro" w:cs="Amasis MT Pro"/>
          <w:b w:val="1"/>
          <w:bCs w:val="1"/>
          <w:noProof w:val="0"/>
          <w:sz w:val="28"/>
          <w:szCs w:val="28"/>
          <w:lang w:val="en-US"/>
        </w:rPr>
        <w:t xml:space="preserve"> </w:t>
      </w:r>
      <w:r w:rsidRPr="3B15AA88" w:rsidR="25C50C96">
        <w:rPr>
          <w:rFonts w:ascii="Amasis MT Pro" w:hAnsi="Amasis MT Pro" w:eastAsia="Amasis MT Pro" w:cs="Amasis MT Pro"/>
          <w:noProof w:val="0"/>
          <w:sz w:val="28"/>
          <w:szCs w:val="28"/>
          <w:lang w:val="en-US"/>
        </w:rPr>
        <w:t>function</w:t>
      </w:r>
      <w:r w:rsidRPr="3B15AA88" w:rsidR="3CC90289">
        <w:rPr>
          <w:rFonts w:ascii="Amasis MT Pro" w:hAnsi="Amasis MT Pro" w:eastAsia="Amasis MT Pro" w:cs="Amasis MT Pro"/>
          <w:noProof w:val="0"/>
          <w:sz w:val="28"/>
          <w:szCs w:val="28"/>
          <w:lang w:val="en-US"/>
        </w:rPr>
        <w:t xml:space="preserve"> (Front-end)</w:t>
      </w:r>
      <w:r w:rsidRPr="3B15AA88" w:rsidR="25C50C96">
        <w:rPr>
          <w:rFonts w:ascii="Amasis MT Pro" w:hAnsi="Amasis MT Pro" w:eastAsia="Amasis MT Pro" w:cs="Amasis MT Pro"/>
          <w:noProof w:val="0"/>
          <w:sz w:val="28"/>
          <w:szCs w:val="28"/>
          <w:lang w:val="en-US"/>
        </w:rPr>
        <w:t xml:space="preserve"> </w:t>
      </w:r>
      <w:r w:rsidRPr="3B15AA88" w:rsidR="25C50C96">
        <w:rPr>
          <w:rFonts w:ascii="Amasis MT Pro" w:hAnsi="Amasis MT Pro" w:eastAsia="Amasis MT Pro" w:cs="Amasis MT Pro"/>
          <w:noProof w:val="0"/>
          <w:sz w:val="28"/>
          <w:szCs w:val="28"/>
          <w:lang w:val="en-US"/>
        </w:rPr>
        <w:t xml:space="preserve">in the  </w:t>
      </w:r>
      <w:r w:rsidRPr="3B15AA88" w:rsidR="25C50C96">
        <w:rPr>
          <w:rFonts w:ascii="Amasis MT Pro" w:hAnsi="Amasis MT Pro" w:eastAsia="Amasis MT Pro" w:cs="Amasis MT Pro"/>
          <w:noProof w:val="0"/>
          <w:sz w:val="28"/>
          <w:szCs w:val="28"/>
          <w:lang w:val="en-US"/>
        </w:rPr>
        <w:t>BaseListViewPage.ts</w:t>
      </w:r>
      <w:r w:rsidRPr="3B15AA88" w:rsidR="25C50C96">
        <w:rPr>
          <w:rFonts w:ascii="Amasis MT Pro" w:hAnsi="Amasis MT Pro" w:eastAsia="Amasis MT Pro" w:cs="Amasis MT Pro"/>
          <w:noProof w:val="0"/>
          <w:sz w:val="28"/>
          <w:szCs w:val="28"/>
          <w:lang w:val="en-US"/>
        </w:rPr>
        <w:t xml:space="preserve"> </w:t>
      </w:r>
      <w:r w:rsidRPr="3B15AA88" w:rsidR="675323D5">
        <w:rPr>
          <w:rFonts w:ascii="Amasis MT Pro" w:hAnsi="Amasis MT Pro" w:eastAsia="Amasis MT Pro" w:cs="Amasis MT Pro"/>
          <w:noProof w:val="0"/>
          <w:sz w:val="28"/>
          <w:szCs w:val="28"/>
          <w:lang w:val="en-US"/>
        </w:rPr>
        <w:t>file is</w:t>
      </w:r>
      <w:r w:rsidRPr="3B15AA88" w:rsidR="25C50C96">
        <w:rPr>
          <w:rFonts w:ascii="Amasis MT Pro" w:hAnsi="Amasis MT Pro" w:eastAsia="Amasis MT Pro" w:cs="Amasis MT Pro"/>
          <w:noProof w:val="0"/>
          <w:sz w:val="28"/>
          <w:szCs w:val="28"/>
          <w:lang w:val="en-US"/>
        </w:rPr>
        <w:t xml:space="preserve"> used to </w:t>
      </w:r>
      <w:r w:rsidRPr="3B15AA88" w:rsidR="25C50C96">
        <w:rPr>
          <w:rFonts w:ascii="Amasis MT Pro" w:hAnsi="Amasis MT Pro" w:eastAsia="Amasis MT Pro" w:cs="Amasis MT Pro"/>
          <w:noProof w:val="0"/>
          <w:sz w:val="28"/>
          <w:szCs w:val="28"/>
          <w:lang w:val="en-US"/>
        </w:rPr>
        <w:t>delete</w:t>
      </w:r>
      <w:r w:rsidRPr="3B15AA88" w:rsidR="25C50C96">
        <w:rPr>
          <w:rFonts w:ascii="Amasis MT Pro" w:hAnsi="Amasis MT Pro" w:eastAsia="Amasis MT Pro" w:cs="Amasis MT Pro"/>
          <w:noProof w:val="0"/>
          <w:sz w:val="28"/>
          <w:szCs w:val="28"/>
          <w:lang w:val="en-US"/>
        </w:rPr>
        <w:t xml:space="preserve"> multiple records at once in an inline Add/Edit </w:t>
      </w:r>
      <w:r w:rsidRPr="3B15AA88" w:rsidR="25C50C96">
        <w:rPr>
          <w:rFonts w:ascii="Amasis MT Pro" w:hAnsi="Amasis MT Pro" w:eastAsia="Amasis MT Pro" w:cs="Amasis MT Pro"/>
          <w:noProof w:val="0"/>
          <w:sz w:val="28"/>
          <w:szCs w:val="28"/>
          <w:lang w:val="en-US"/>
        </w:rPr>
        <w:t>component</w:t>
      </w:r>
      <w:r w:rsidRPr="3B15AA88" w:rsidR="25C50C96">
        <w:rPr>
          <w:rFonts w:ascii="Amasis MT Pro" w:hAnsi="Amasis MT Pro" w:eastAsia="Amasis MT Pro" w:cs="Amasis MT Pro"/>
          <w:noProof w:val="0"/>
          <w:sz w:val="28"/>
          <w:szCs w:val="28"/>
          <w:lang w:val="en-US"/>
        </w:rPr>
        <w:t xml:space="preserve">. </w:t>
      </w:r>
    </w:p>
    <w:p w:rsidR="2B353DA3" w:rsidP="3B15AA88" w:rsidRDefault="2B353DA3" w14:paraId="1E12DEE3" w14:textId="427AC751">
      <w:pPr>
        <w:rPr>
          <w:rFonts w:ascii="Amasis MT Pro" w:hAnsi="Amasis MT Pro" w:eastAsia="Amasis MT Pro" w:cs="Amasis MT Pro"/>
          <w:noProof w:val="0"/>
          <w:sz w:val="28"/>
          <w:szCs w:val="28"/>
          <w:lang w:val="en-US"/>
        </w:rPr>
      </w:pPr>
      <w:r w:rsidRPr="3B15AA88" w:rsidR="1DE4C113">
        <w:rPr>
          <w:rFonts w:ascii="Amasis MT Pro" w:hAnsi="Amasis MT Pro" w:eastAsia="Amasis MT Pro" w:cs="Amasis MT Pro"/>
          <w:noProof w:val="0"/>
          <w:sz w:val="28"/>
          <w:szCs w:val="28"/>
          <w:lang w:val="en-US"/>
        </w:rPr>
        <w:t>BaseListViewPage.ts</w:t>
      </w:r>
    </w:p>
    <w:p w:rsidR="2B463266" w:rsidP="2B463266" w:rsidRDefault="2B463266" w14:paraId="4FDEFAB2" w14:textId="376974B7">
      <w:r w:rsidR="55DB7D02">
        <w:drawing>
          <wp:inline wp14:editId="73A0B0A7" wp14:anchorId="40D84DF0">
            <wp:extent cx="5943600" cy="3057525"/>
            <wp:effectExtent l="0" t="0" r="0" b="0"/>
            <wp:docPr id="1197700501" name="" title=""/>
            <wp:cNvGraphicFramePr>
              <a:graphicFrameLocks noChangeAspect="1"/>
            </wp:cNvGraphicFramePr>
            <a:graphic>
              <a:graphicData uri="http://schemas.openxmlformats.org/drawingml/2006/picture">
                <pic:pic>
                  <pic:nvPicPr>
                    <pic:cNvPr id="0" name=""/>
                    <pic:cNvPicPr/>
                  </pic:nvPicPr>
                  <pic:blipFill>
                    <a:blip r:embed="Rd2a32e534d344eaf">
                      <a:extLst>
                        <a:ext xmlns:a="http://schemas.openxmlformats.org/drawingml/2006/main" uri="{28A0092B-C50C-407E-A947-70E740481C1C}">
                          <a14:useLocalDpi val="0"/>
                        </a:ext>
                      </a:extLst>
                    </a:blip>
                    <a:stretch>
                      <a:fillRect/>
                    </a:stretch>
                  </pic:blipFill>
                  <pic:spPr>
                    <a:xfrm>
                      <a:off x="0" y="0"/>
                      <a:ext cx="5943600" cy="3057525"/>
                    </a:xfrm>
                    <a:prstGeom prst="rect">
                      <a:avLst/>
                    </a:prstGeom>
                  </pic:spPr>
                </pic:pic>
              </a:graphicData>
            </a:graphic>
          </wp:inline>
        </w:drawing>
      </w:r>
    </w:p>
    <w:p w:rsidR="2B463266" w:rsidP="3B15AA88" w:rsidRDefault="2B463266" w14:paraId="4EB98A44" w14:textId="4C4F2709">
      <w:pPr>
        <w:rPr>
          <w:b w:val="1"/>
          <w:bCs w:val="1"/>
        </w:rPr>
      </w:pPr>
      <w:r w:rsidRPr="3B15AA88" w:rsidR="13CB5F35">
        <w:rPr>
          <w:b w:val="1"/>
          <w:bCs w:val="1"/>
        </w:rPr>
        <w:t>Usage:</w:t>
      </w:r>
      <w:r w:rsidRPr="3B15AA88" w:rsidR="1B099E73">
        <w:rPr>
          <w:b w:val="1"/>
          <w:bCs w:val="1"/>
        </w:rPr>
        <w:t xml:space="preserve"> Please refer below code </w:t>
      </w:r>
      <w:r w:rsidRPr="3B15AA88" w:rsidR="30D4E252">
        <w:rPr>
          <w:b w:val="1"/>
          <w:bCs w:val="1"/>
        </w:rPr>
        <w:t>block</w:t>
      </w:r>
      <w:r w:rsidRPr="3B15AA88" w:rsidR="1B099E73">
        <w:rPr>
          <w:b w:val="1"/>
          <w:bCs w:val="1"/>
        </w:rPr>
        <w:t>s</w:t>
      </w:r>
      <w:r w:rsidRPr="3B15AA88" w:rsidR="361D15E3">
        <w:rPr>
          <w:b w:val="1"/>
          <w:bCs w:val="1"/>
        </w:rPr>
        <w:t>.</w:t>
      </w:r>
    </w:p>
    <w:p w:rsidR="2B463266" w:rsidP="3B15AA88" w:rsidRDefault="2B463266" w14:paraId="53BCD37F" w14:textId="73F39FF7">
      <w:pPr>
        <w:rPr>
          <w:u w:val="single"/>
        </w:rPr>
      </w:pPr>
      <w:r w:rsidRPr="3B15AA88" w:rsidR="676F137A">
        <w:rPr>
          <w:u w:val="single"/>
        </w:rPr>
        <w:t>FrontEnd</w:t>
      </w:r>
      <w:r w:rsidRPr="3B15AA88" w:rsidR="676F137A">
        <w:rPr>
          <w:u w:val="single"/>
        </w:rPr>
        <w:t xml:space="preserve"> </w:t>
      </w:r>
    </w:p>
    <w:p w:rsidR="2B463266" w:rsidP="3B15AA88" w:rsidRDefault="2B463266" w14:paraId="0FF8E48C" w14:textId="67A3491D">
      <w:pPr>
        <w:pStyle w:val="Normal"/>
      </w:pPr>
      <w:r w:rsidR="2A6A3000">
        <w:rPr/>
        <w:t>EvaluationTypeListComponent.html</w:t>
      </w:r>
    </w:p>
    <w:p w:rsidR="2B463266" w:rsidP="3B15AA88" w:rsidRDefault="2B463266" w14:paraId="1E380707" w14:textId="6BD99874">
      <w:pPr>
        <w:shd w:val="clear" w:color="auto" w:fill="1E1F22"/>
        <w:spacing w:before="0" w:beforeAutospacing="off" w:after="0" w:afterAutospacing="off"/>
      </w:pPr>
      <w:r w:rsidRPr="3B15AA88" w:rsidR="2A6A3000">
        <w:rPr>
          <w:rFonts w:ascii="Consolas" w:hAnsi="Consolas" w:eastAsia="Consolas" w:cs="Consolas"/>
          <w:noProof w:val="0"/>
          <w:color w:val="D5B778"/>
          <w:sz w:val="19"/>
          <w:szCs w:val="19"/>
          <w:lang w:val="en-US"/>
        </w:rPr>
        <w:t xml:space="preserve">&lt;sis-admission-page-header </w:t>
      </w:r>
      <w:r w:rsidRPr="3B15AA88" w:rsidR="2A6A3000">
        <w:rPr>
          <w:rFonts w:ascii="Consolas" w:hAnsi="Consolas" w:eastAsia="Consolas" w:cs="Consolas"/>
          <w:noProof w:val="0"/>
          <w:color w:val="BABABA"/>
          <w:sz w:val="19"/>
          <w:szCs w:val="19"/>
          <w:lang w:val="en-US"/>
        </w:rPr>
        <w:t>pageHeader</w:t>
      </w:r>
      <w:r>
        <w:br/>
      </w:r>
      <w:r w:rsidRPr="3B15AA88" w:rsidR="2A6A3000">
        <w:rPr>
          <w:rFonts w:ascii="Consolas" w:hAnsi="Consolas" w:eastAsia="Consolas" w:cs="Consolas"/>
          <w:noProof w:val="0"/>
          <w:color w:val="BABABA"/>
          <w:sz w:val="19"/>
          <w:szCs w:val="19"/>
          <w:lang w:val="en-US"/>
        </w:rPr>
        <w:t xml:space="preserve">                           </w:t>
      </w:r>
      <w:r w:rsidRPr="3B15AA88" w:rsidR="2A6A3000">
        <w:rPr>
          <w:rFonts w:ascii="Consolas" w:hAnsi="Consolas" w:eastAsia="Consolas" w:cs="Consolas"/>
          <w:noProof w:val="0"/>
          <w:color w:val="C77DBB"/>
          <w:sz w:val="19"/>
          <w:szCs w:val="19"/>
          <w:lang w:val="en-US"/>
        </w:rPr>
        <w:t>[breadcrumbItems]</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77DBB"/>
          <w:sz w:val="19"/>
          <w:szCs w:val="19"/>
          <w:lang w:val="en-US"/>
        </w:rPr>
        <w:t>breadcrumbItems</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(addButtonClicked)</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56A8F5"/>
          <w:sz w:val="19"/>
          <w:szCs w:val="19"/>
          <w:lang w:val="en-US"/>
        </w:rPr>
        <w:t>onAddInlineRow</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[assignButtonVisible]</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F8E6D"/>
          <w:sz w:val="19"/>
          <w:szCs w:val="19"/>
          <w:lang w:val="en-US"/>
        </w:rPr>
        <w:t>false</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[filterItems]</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77DBB"/>
          <w:sz w:val="19"/>
          <w:szCs w:val="19"/>
          <w:lang w:val="en-US"/>
        </w:rPr>
        <w:t>filterItems</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[(filter)]</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77DBB"/>
          <w:sz w:val="19"/>
          <w:szCs w:val="19"/>
          <w:lang w:val="en-US"/>
        </w:rPr>
        <w:t>filter</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[component]</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77DBB"/>
          <w:sz w:val="19"/>
          <w:szCs w:val="19"/>
          <w:lang w:val="en-US"/>
        </w:rPr>
        <w:t>component</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[deleteSelectedButtonVisible]</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77DBB"/>
          <w:sz w:val="19"/>
          <w:szCs w:val="19"/>
          <w:lang w:val="en-US"/>
        </w:rPr>
        <w:t xml:space="preserve">isMultiSelectable </w:t>
      </w:r>
      <w:r w:rsidRPr="3B15AA88" w:rsidR="2A6A3000">
        <w:rPr>
          <w:rFonts w:ascii="Consolas" w:hAnsi="Consolas" w:eastAsia="Consolas" w:cs="Consolas"/>
          <w:noProof w:val="0"/>
          <w:color w:val="BCBEC4"/>
          <w:sz w:val="19"/>
          <w:szCs w:val="19"/>
          <w:lang w:val="en-US"/>
        </w:rPr>
        <w:t xml:space="preserve">&amp;&amp; </w:t>
      </w:r>
      <w:r w:rsidRPr="3B15AA88" w:rsidR="2A6A3000">
        <w:rPr>
          <w:rFonts w:ascii="Consolas" w:hAnsi="Consolas" w:eastAsia="Consolas" w:cs="Consolas"/>
          <w:noProof w:val="0"/>
          <w:color w:val="C77DBB"/>
          <w:sz w:val="19"/>
          <w:szCs w:val="19"/>
          <w:lang w:val="en-US"/>
        </w:rPr>
        <w:t>selectedItems</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noProof w:val="0"/>
          <w:color w:val="C77DBB"/>
          <w:sz w:val="19"/>
          <w:szCs w:val="19"/>
          <w:lang w:val="en-US"/>
        </w:rPr>
        <w:t xml:space="preserve">length </w:t>
      </w:r>
      <w:r w:rsidRPr="3B15AA88" w:rsidR="2A6A3000">
        <w:rPr>
          <w:rFonts w:ascii="Consolas" w:hAnsi="Consolas" w:eastAsia="Consolas" w:cs="Consolas"/>
          <w:noProof w:val="0"/>
          <w:color w:val="BCBEC4"/>
          <w:sz w:val="19"/>
          <w:szCs w:val="19"/>
          <w:lang w:val="en-US"/>
        </w:rPr>
        <w:t xml:space="preserve">&gt; </w:t>
      </w:r>
      <w:r w:rsidRPr="3B15AA88" w:rsidR="2A6A3000">
        <w:rPr>
          <w:rFonts w:ascii="Consolas" w:hAnsi="Consolas" w:eastAsia="Consolas" w:cs="Consolas"/>
          <w:noProof w:val="0"/>
          <w:color w:val="2AACB8"/>
          <w:sz w:val="19"/>
          <w:szCs w:val="19"/>
          <w:lang w:val="en-US"/>
        </w:rPr>
        <w:t>0</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[saveAllButtonVisible]</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77DBB"/>
          <w:sz w:val="19"/>
          <w:szCs w:val="19"/>
          <w:lang w:val="en-US"/>
        </w:rPr>
        <w:t>isVisibleSaveAllButton</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[editAllButtonVisible]</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C77DBB"/>
          <w:sz w:val="19"/>
          <w:szCs w:val="19"/>
          <w:lang w:val="en-US"/>
        </w:rPr>
        <w:t xml:space="preserve">isVisibleEditAllButton </w:t>
      </w:r>
      <w:r w:rsidRPr="3B15AA88" w:rsidR="2A6A3000">
        <w:rPr>
          <w:rFonts w:ascii="Consolas" w:hAnsi="Consolas" w:eastAsia="Consolas" w:cs="Consolas"/>
          <w:noProof w:val="0"/>
          <w:color w:val="BCBEC4"/>
          <w:sz w:val="19"/>
          <w:szCs w:val="19"/>
          <w:lang w:val="en-US"/>
        </w:rPr>
        <w:t xml:space="preserve">&amp;&amp; </w:t>
      </w:r>
      <w:r w:rsidRPr="3B15AA88" w:rsidR="2A6A3000">
        <w:rPr>
          <w:rFonts w:ascii="Consolas" w:hAnsi="Consolas" w:eastAsia="Consolas" w:cs="Consolas"/>
          <w:noProof w:val="0"/>
          <w:color w:val="C77DBB"/>
          <w:sz w:val="19"/>
          <w:szCs w:val="19"/>
          <w:lang w:val="en-US"/>
        </w:rPr>
        <w:t>dataList</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noProof w:val="0"/>
          <w:color w:val="C77DBB"/>
          <w:sz w:val="19"/>
          <w:szCs w:val="19"/>
          <w:lang w:val="en-US"/>
        </w:rPr>
        <w:t xml:space="preserve">length </w:t>
      </w:r>
      <w:r w:rsidRPr="3B15AA88" w:rsidR="2A6A3000">
        <w:rPr>
          <w:rFonts w:ascii="Consolas" w:hAnsi="Consolas" w:eastAsia="Consolas" w:cs="Consolas"/>
          <w:noProof w:val="0"/>
          <w:color w:val="BCBEC4"/>
          <w:sz w:val="19"/>
          <w:szCs w:val="19"/>
          <w:lang w:val="en-US"/>
        </w:rPr>
        <w:t xml:space="preserve">&gt; </w:t>
      </w:r>
      <w:r w:rsidRPr="3B15AA88" w:rsidR="2A6A3000">
        <w:rPr>
          <w:rFonts w:ascii="Consolas" w:hAnsi="Consolas" w:eastAsia="Consolas" w:cs="Consolas"/>
          <w:noProof w:val="0"/>
          <w:color w:val="2AACB8"/>
          <w:sz w:val="19"/>
          <w:szCs w:val="19"/>
          <w:lang w:val="en-US"/>
        </w:rPr>
        <w:t>0</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(saveAllButtonClicked)</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56A8F5"/>
          <w:sz w:val="19"/>
          <w:szCs w:val="19"/>
          <w:lang w:val="en-US"/>
        </w:rPr>
        <w:t>saveAll</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(editAllButtonClicked)</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56A8F5"/>
          <w:sz w:val="19"/>
          <w:szCs w:val="19"/>
          <w:lang w:val="en-US"/>
        </w:rPr>
        <w:t>editAll</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(deleteSelectedButtonClicked)</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56A8F5"/>
          <w:sz w:val="19"/>
          <w:szCs w:val="19"/>
          <w:lang w:val="en-US"/>
        </w:rPr>
        <w:t>deleteSelectedItems</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noProof w:val="0"/>
          <w:color w:val="6AAB73"/>
          <w:sz w:val="19"/>
          <w:szCs w:val="19"/>
          <w:lang w:val="en-US"/>
        </w:rPr>
        <w:t>"</w:t>
      </w:r>
      <w:r>
        <w:br/>
      </w:r>
      <w:r w:rsidRPr="3B15AA88" w:rsidR="2A6A3000">
        <w:rPr>
          <w:rFonts w:ascii="Consolas" w:hAnsi="Consolas" w:eastAsia="Consolas" w:cs="Consolas"/>
          <w:noProof w:val="0"/>
          <w:color w:val="6AAB73"/>
          <w:sz w:val="19"/>
          <w:szCs w:val="19"/>
          <w:lang w:val="en-US"/>
        </w:rPr>
        <w:t xml:space="preserve">                           </w:t>
      </w:r>
      <w:r w:rsidRPr="3B15AA88" w:rsidR="2A6A3000">
        <w:rPr>
          <w:rFonts w:ascii="Consolas" w:hAnsi="Consolas" w:eastAsia="Consolas" w:cs="Consolas"/>
          <w:noProof w:val="0"/>
          <w:color w:val="C77DBB"/>
          <w:sz w:val="19"/>
          <w:szCs w:val="19"/>
          <w:lang w:val="en-US"/>
        </w:rPr>
        <w:t>(filterChange)</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56A8F5"/>
          <w:sz w:val="19"/>
          <w:szCs w:val="19"/>
          <w:lang w:val="en-US"/>
        </w:rPr>
        <w:t>onFilterChanged</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i w:val="1"/>
          <w:iCs w:val="1"/>
          <w:noProof w:val="0"/>
          <w:color w:val="C77DBA"/>
          <w:sz w:val="19"/>
          <w:szCs w:val="19"/>
          <w:lang w:val="en-US"/>
        </w:rPr>
        <w:t>$event</w:t>
      </w:r>
      <w:r w:rsidRPr="3B15AA88" w:rsidR="2A6A3000">
        <w:rPr>
          <w:rFonts w:ascii="Consolas" w:hAnsi="Consolas" w:eastAsia="Consolas" w:cs="Consolas"/>
          <w:noProof w:val="0"/>
          <w:color w:val="BCBEC4"/>
          <w:sz w:val="19"/>
          <w:szCs w:val="19"/>
          <w:lang w:val="en-US"/>
        </w:rPr>
        <w:t>)</w:t>
      </w:r>
      <w:r w:rsidRPr="3B15AA88" w:rsidR="2A6A3000">
        <w:rPr>
          <w:rFonts w:ascii="Consolas" w:hAnsi="Consolas" w:eastAsia="Consolas" w:cs="Consolas"/>
          <w:noProof w:val="0"/>
          <w:color w:val="6AAB73"/>
          <w:sz w:val="19"/>
          <w:szCs w:val="19"/>
          <w:lang w:val="en-US"/>
        </w:rPr>
        <w:t>"</w:t>
      </w:r>
      <w:r w:rsidRPr="3B15AA88" w:rsidR="2A6A3000">
        <w:rPr>
          <w:rFonts w:ascii="Consolas" w:hAnsi="Consolas" w:eastAsia="Consolas" w:cs="Consolas"/>
          <w:noProof w:val="0"/>
          <w:color w:val="D5B778"/>
          <w:sz w:val="19"/>
          <w:szCs w:val="19"/>
          <w:lang w:val="en-US"/>
        </w:rPr>
        <w:t>&gt;&lt;/sis-admission-page-header&gt;</w:t>
      </w:r>
    </w:p>
    <w:p w:rsidR="2B463266" w:rsidP="2B463266" w:rsidRDefault="2B463266" w14:paraId="5E51CBDB" w14:textId="6FE80978">
      <w:pPr>
        <w:rPr>
          <w:u w:val="none"/>
        </w:rPr>
      </w:pPr>
    </w:p>
    <w:p w:rsidR="2B463266" w:rsidP="3B15AA88" w:rsidRDefault="2B463266" w14:paraId="26E40F67" w14:textId="0F1672E9">
      <w:pPr>
        <w:pStyle w:val="Normal"/>
      </w:pPr>
      <w:r w:rsidR="2C96FF0D">
        <w:rPr/>
        <w:t>EvaluationTypeListComponent</w:t>
      </w:r>
      <w:r w:rsidR="027EC016">
        <w:rPr/>
        <w:t>.ts</w:t>
      </w:r>
    </w:p>
    <w:p w:rsidR="2B463266" w:rsidP="3B15AA88" w:rsidRDefault="2B463266" w14:paraId="6AB4BA8B" w14:textId="2665649C">
      <w:pPr>
        <w:shd w:val="clear" w:color="auto" w:fill="1E1F22"/>
        <w:spacing w:before="0" w:beforeAutospacing="off" w:after="0" w:afterAutospacing="off"/>
      </w:pPr>
      <w:r w:rsidRPr="3B15AA88" w:rsidR="2B1A6D19">
        <w:rPr>
          <w:rFonts w:ascii="Consolas" w:hAnsi="Consolas" w:eastAsia="Consolas" w:cs="Consolas"/>
          <w:noProof w:val="0"/>
          <w:color w:val="56A8F5"/>
          <w:sz w:val="19"/>
          <w:szCs w:val="19"/>
          <w:lang w:val="en-US"/>
        </w:rPr>
        <w:t>deleteSelectedItems</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void </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if </w:t>
      </w:r>
      <w:r w:rsidRPr="3B15AA88" w:rsidR="2B1A6D19">
        <w:rPr>
          <w:rFonts w:ascii="Consolas" w:hAnsi="Consolas" w:eastAsia="Consolas" w:cs="Consolas"/>
          <w:noProof w:val="0"/>
          <w:color w:val="BCBEC4"/>
          <w:sz w:val="19"/>
          <w:szCs w:val="19"/>
          <w:lang w:val="en-US"/>
        </w:rPr>
        <w:t>(!PreAuthorizeGrantService.</w:t>
      </w:r>
      <w:r w:rsidRPr="3B15AA88" w:rsidR="2B1A6D19">
        <w:rPr>
          <w:rFonts w:ascii="Consolas" w:hAnsi="Consolas" w:eastAsia="Consolas" w:cs="Consolas"/>
          <w:i w:val="1"/>
          <w:iCs w:val="1"/>
          <w:noProof w:val="0"/>
          <w:color w:val="57AAF7"/>
          <w:sz w:val="19"/>
          <w:szCs w:val="19"/>
          <w:lang w:val="en-US"/>
        </w:rPr>
        <w:t>checkPermission</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_router</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url</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6AAB73"/>
          <w:sz w:val="19"/>
          <w:szCs w:val="19"/>
          <w:lang w:val="en-US"/>
        </w:rPr>
        <w:t>'DELETE'</w:t>
      </w:r>
      <w:r w:rsidRPr="3B15AA88" w:rsidR="2B1A6D19">
        <w:rPr>
          <w:rFonts w:ascii="Consolas" w:hAnsi="Consolas" w:eastAsia="Consolas" w:cs="Consolas"/>
          <w:noProof w:val="0"/>
          <w:color w:val="BCBEC4"/>
          <w:sz w:val="19"/>
          <w:szCs w:val="19"/>
          <w:lang w:val="en-US"/>
        </w:rPr>
        <w:t>))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_gearsAlertService</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showErrorAlert</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translate</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6AAB73"/>
          <w:sz w:val="19"/>
          <w:szCs w:val="19"/>
          <w:lang w:val="en-US"/>
        </w:rPr>
        <w:t>'message.common.permissionDenied'</w:t>
      </w:r>
      <w:r w:rsidRPr="3B15AA88" w:rsidR="2B1A6D19">
        <w:rPr>
          <w:rFonts w:ascii="Consolas" w:hAnsi="Consolas" w:eastAsia="Consolas" w:cs="Consolas"/>
          <w:noProof w:val="0"/>
          <w:color w:val="BCBEC4"/>
          <w:sz w:val="19"/>
          <w:szCs w:val="19"/>
          <w:lang w:val="en-US"/>
        </w:rPr>
        <w:t>));</w:t>
      </w:r>
      <w:r>
        <w:br/>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return</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if </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 xml:space="preserve">selectedItems </w:t>
      </w:r>
      <w:r w:rsidRPr="3B15AA88" w:rsidR="2B1A6D19">
        <w:rPr>
          <w:rFonts w:ascii="Consolas" w:hAnsi="Consolas" w:eastAsia="Consolas" w:cs="Consolas"/>
          <w:noProof w:val="0"/>
          <w:color w:val="BCBEC4"/>
          <w:sz w:val="19"/>
          <w:szCs w:val="19"/>
          <w:lang w:val="en-US"/>
        </w:rPr>
        <w:t xml:space="preserve">&amp;&amp;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selectedItems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 xml:space="preserve">length </w:t>
      </w:r>
      <w:r w:rsidRPr="3B15AA88" w:rsidR="2B1A6D19">
        <w:rPr>
          <w:rFonts w:ascii="Consolas" w:hAnsi="Consolas" w:eastAsia="Consolas" w:cs="Consolas"/>
          <w:noProof w:val="0"/>
          <w:color w:val="BCBEC4"/>
          <w:sz w:val="19"/>
          <w:szCs w:val="19"/>
          <w:lang w:val="en-US"/>
        </w:rPr>
        <w:t xml:space="preserve">&gt; </w:t>
      </w:r>
      <w:r w:rsidRPr="3B15AA88" w:rsidR="2B1A6D19">
        <w:rPr>
          <w:rFonts w:ascii="Consolas" w:hAnsi="Consolas" w:eastAsia="Consolas" w:cs="Consolas"/>
          <w:noProof w:val="0"/>
          <w:color w:val="2AACB8"/>
          <w:sz w:val="19"/>
          <w:szCs w:val="19"/>
          <w:lang w:val="en-US"/>
        </w:rPr>
        <w:t>0</w:t>
      </w:r>
      <w:r w:rsidRPr="3B15AA88" w:rsidR="2B1A6D19">
        <w:rPr>
          <w:rFonts w:ascii="Consolas" w:hAnsi="Consolas" w:eastAsia="Consolas" w:cs="Consolas"/>
          <w:noProof w:val="0"/>
          <w:color w:val="BCBEC4"/>
          <w:sz w:val="19"/>
          <w:szCs w:val="19"/>
          <w:lang w:val="en-US"/>
        </w:rPr>
        <w:t>)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const </w:t>
      </w:r>
      <w:r w:rsidRPr="3B15AA88" w:rsidR="2B1A6D19">
        <w:rPr>
          <w:rFonts w:ascii="Consolas" w:hAnsi="Consolas" w:eastAsia="Consolas" w:cs="Consolas"/>
          <w:noProof w:val="0"/>
          <w:color w:val="A9B7C6"/>
          <w:sz w:val="19"/>
          <w:szCs w:val="19"/>
          <w:lang w:val="en-US"/>
        </w:rPr>
        <w:t xml:space="preserve">selectedNewRows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selectedItems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filter</w:t>
      </w:r>
      <w:r w:rsidRPr="3B15AA88" w:rsidR="2B1A6D19">
        <w:rPr>
          <w:rFonts w:ascii="Consolas" w:hAnsi="Consolas" w:eastAsia="Consolas" w:cs="Consolas"/>
          <w:noProof w:val="0"/>
          <w:color w:val="BCBEC4"/>
          <w:sz w:val="19"/>
          <w:szCs w:val="19"/>
          <w:lang w:val="en-US"/>
        </w:rPr>
        <w:t>(item =&gt; item.</w:t>
      </w:r>
      <w:r w:rsidRPr="3B15AA88" w:rsidR="2B1A6D19">
        <w:rPr>
          <w:rFonts w:ascii="Consolas" w:hAnsi="Consolas" w:eastAsia="Consolas" w:cs="Consolas"/>
          <w:noProof w:val="0"/>
          <w:color w:val="C77DBB"/>
          <w:sz w:val="19"/>
          <w:szCs w:val="19"/>
          <w:lang w:val="en-US"/>
        </w:rPr>
        <w:t xml:space="preserve">id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null</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const </w:t>
      </w:r>
      <w:r w:rsidRPr="3B15AA88" w:rsidR="2B1A6D19">
        <w:rPr>
          <w:rFonts w:ascii="Consolas" w:hAnsi="Consolas" w:eastAsia="Consolas" w:cs="Consolas"/>
          <w:noProof w:val="0"/>
          <w:color w:val="A9B7C6"/>
          <w:sz w:val="19"/>
          <w:szCs w:val="19"/>
          <w:lang w:val="en-US"/>
        </w:rPr>
        <w:t xml:space="preserve">selectedRows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selectedItems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filter</w:t>
      </w:r>
      <w:r w:rsidRPr="3B15AA88" w:rsidR="2B1A6D19">
        <w:rPr>
          <w:rFonts w:ascii="Consolas" w:hAnsi="Consolas" w:eastAsia="Consolas" w:cs="Consolas"/>
          <w:noProof w:val="0"/>
          <w:color w:val="BCBEC4"/>
          <w:sz w:val="19"/>
          <w:szCs w:val="19"/>
          <w:lang w:val="en-US"/>
        </w:rPr>
        <w:t>(item =&gt; item.</w:t>
      </w:r>
      <w:r w:rsidRPr="3B15AA88" w:rsidR="2B1A6D19">
        <w:rPr>
          <w:rFonts w:ascii="Consolas" w:hAnsi="Consolas" w:eastAsia="Consolas" w:cs="Consolas"/>
          <w:noProof w:val="0"/>
          <w:color w:val="C77DBB"/>
          <w:sz w:val="19"/>
          <w:szCs w:val="19"/>
          <w:lang w:val="en-US"/>
        </w:rPr>
        <w:t xml:space="preserve">id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null</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if </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A9B7C6"/>
          <w:sz w:val="19"/>
          <w:szCs w:val="19"/>
          <w:lang w:val="en-US"/>
        </w:rPr>
        <w:t>selectedNewRows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 xml:space="preserve">length </w:t>
      </w:r>
      <w:r w:rsidRPr="3B15AA88" w:rsidR="2B1A6D19">
        <w:rPr>
          <w:rFonts w:ascii="Consolas" w:hAnsi="Consolas" w:eastAsia="Consolas" w:cs="Consolas"/>
          <w:noProof w:val="0"/>
          <w:color w:val="BCBEC4"/>
          <w:sz w:val="19"/>
          <w:szCs w:val="19"/>
          <w:lang w:val="en-US"/>
        </w:rPr>
        <w:t xml:space="preserve">&gt; </w:t>
      </w:r>
      <w:r w:rsidRPr="3B15AA88" w:rsidR="2B1A6D19">
        <w:rPr>
          <w:rFonts w:ascii="Consolas" w:hAnsi="Consolas" w:eastAsia="Consolas" w:cs="Consolas"/>
          <w:noProof w:val="0"/>
          <w:color w:val="2AACB8"/>
          <w:sz w:val="19"/>
          <w:szCs w:val="19"/>
          <w:lang w:val="en-US"/>
        </w:rPr>
        <w:t>0</w:t>
      </w:r>
      <w:r w:rsidRPr="3B15AA88" w:rsidR="2B1A6D19">
        <w:rPr>
          <w:rFonts w:ascii="Consolas" w:hAnsi="Consolas" w:eastAsia="Consolas" w:cs="Consolas"/>
          <w:noProof w:val="0"/>
          <w:color w:val="BCBEC4"/>
          <w:sz w:val="19"/>
          <w:szCs w:val="19"/>
          <w:lang w:val="en-US"/>
        </w:rPr>
        <w:t>)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A9B7C6"/>
          <w:sz w:val="19"/>
          <w:szCs w:val="19"/>
          <w:lang w:val="en-US"/>
        </w:rPr>
        <w:t>selectedNewRows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forEach</w:t>
      </w:r>
      <w:r w:rsidRPr="3B15AA88" w:rsidR="2B1A6D19">
        <w:rPr>
          <w:rFonts w:ascii="Consolas" w:hAnsi="Consolas" w:eastAsia="Consolas" w:cs="Consolas"/>
          <w:noProof w:val="0"/>
          <w:color w:val="BCBEC4"/>
          <w:sz w:val="19"/>
          <w:szCs w:val="19"/>
          <w:lang w:val="en-US"/>
        </w:rPr>
        <w:t>(item =&gt; {</w:t>
      </w:r>
      <w:r>
        <w:br/>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if </w:t>
      </w:r>
      <w:r w:rsidRPr="3B15AA88" w:rsidR="2B1A6D19">
        <w:rPr>
          <w:rFonts w:ascii="Consolas" w:hAnsi="Consolas" w:eastAsia="Consolas" w:cs="Consolas"/>
          <w:noProof w:val="0"/>
          <w:color w:val="BCBEC4"/>
          <w:sz w:val="19"/>
          <w:szCs w:val="19"/>
          <w:lang w:val="en-US"/>
        </w:rPr>
        <w:t>(item?.</w:t>
      </w:r>
      <w:r w:rsidRPr="3B15AA88" w:rsidR="2B1A6D19">
        <w:rPr>
          <w:rFonts w:ascii="Consolas" w:hAnsi="Consolas" w:eastAsia="Consolas" w:cs="Consolas"/>
          <w:noProof w:val="0"/>
          <w:color w:val="C77DBB"/>
          <w:sz w:val="19"/>
          <w:szCs w:val="19"/>
          <w:lang w:val="en-US"/>
        </w:rPr>
        <w:t xml:space="preserve">id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null</w:t>
      </w:r>
      <w:r w:rsidRPr="3B15AA88" w:rsidR="2B1A6D19">
        <w:rPr>
          <w:rFonts w:ascii="Consolas" w:hAnsi="Consolas" w:eastAsia="Consolas" w:cs="Consolas"/>
          <w:noProof w:val="0"/>
          <w:color w:val="BCBEC4"/>
          <w:sz w:val="19"/>
          <w:szCs w:val="19"/>
          <w:lang w:val="en-US"/>
        </w:rPr>
        <w:t>)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const </w:t>
      </w:r>
      <w:r w:rsidRPr="3B15AA88" w:rsidR="2B1A6D19">
        <w:rPr>
          <w:rFonts w:ascii="Consolas" w:hAnsi="Consolas" w:eastAsia="Consolas" w:cs="Consolas"/>
          <w:noProof w:val="0"/>
          <w:color w:val="A9B7C6"/>
          <w:sz w:val="19"/>
          <w:szCs w:val="19"/>
          <w:lang w:val="en-US"/>
        </w:rPr>
        <w:t xml:space="preserve">index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dataList</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indexOf</w:t>
      </w:r>
      <w:r w:rsidRPr="3B15AA88" w:rsidR="2B1A6D19">
        <w:rPr>
          <w:rFonts w:ascii="Consolas" w:hAnsi="Consolas" w:eastAsia="Consolas" w:cs="Consolas"/>
          <w:noProof w:val="0"/>
          <w:color w:val="BCBEC4"/>
          <w:sz w:val="19"/>
          <w:szCs w:val="19"/>
          <w:lang w:val="en-US"/>
        </w:rPr>
        <w:t>(item);</w:t>
      </w:r>
      <w:r>
        <w:br/>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if </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A9B7C6"/>
          <w:sz w:val="19"/>
          <w:szCs w:val="19"/>
          <w:lang w:val="en-US"/>
        </w:rPr>
        <w:t xml:space="preserve">index </w:t>
      </w:r>
      <w:r w:rsidRPr="3B15AA88" w:rsidR="2B1A6D19">
        <w:rPr>
          <w:rFonts w:ascii="Consolas" w:hAnsi="Consolas" w:eastAsia="Consolas" w:cs="Consolas"/>
          <w:noProof w:val="0"/>
          <w:color w:val="BCBEC4"/>
          <w:sz w:val="19"/>
          <w:szCs w:val="19"/>
          <w:lang w:val="en-US"/>
        </w:rPr>
        <w:t>!== -</w:t>
      </w:r>
      <w:r w:rsidRPr="3B15AA88" w:rsidR="2B1A6D19">
        <w:rPr>
          <w:rFonts w:ascii="Consolas" w:hAnsi="Consolas" w:eastAsia="Consolas" w:cs="Consolas"/>
          <w:noProof w:val="0"/>
          <w:color w:val="2AACB8"/>
          <w:sz w:val="19"/>
          <w:szCs w:val="19"/>
          <w:lang w:val="en-US"/>
        </w:rPr>
        <w:t>1</w:t>
      </w:r>
      <w:r w:rsidRPr="3B15AA88" w:rsidR="2B1A6D19">
        <w:rPr>
          <w:rFonts w:ascii="Consolas" w:hAnsi="Consolas" w:eastAsia="Consolas" w:cs="Consolas"/>
          <w:noProof w:val="0"/>
          <w:color w:val="BCBEC4"/>
          <w:sz w:val="19"/>
          <w:szCs w:val="19"/>
          <w:lang w:val="en-US"/>
        </w:rPr>
        <w:t>)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dataList</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splice</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A9B7C6"/>
          <w:sz w:val="19"/>
          <w:szCs w:val="19"/>
          <w:lang w:val="en-US"/>
        </w:rPr>
        <w:t>index</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2AACB8"/>
          <w:sz w:val="19"/>
          <w:szCs w:val="19"/>
          <w:lang w:val="en-US"/>
        </w:rPr>
        <w:t>1</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 xml:space="preserve">dataList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dataList</w:t>
      </w:r>
      <w:r>
        <w:br/>
      </w:r>
      <w:r w:rsidRPr="3B15AA88" w:rsidR="2B1A6D19">
        <w:rPr>
          <w:rFonts w:ascii="Consolas" w:hAnsi="Consolas" w:eastAsia="Consolas" w:cs="Consolas"/>
          <w:noProof w:val="0"/>
          <w:color w:val="C77DBB"/>
          <w:sz w:val="19"/>
          <w:szCs w:val="19"/>
          <w:lang w:val="en-US"/>
        </w:rPr>
        <w:t xml:space="preserve">                            </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map</w:t>
      </w:r>
      <w:r w:rsidRPr="3B15AA88" w:rsidR="2B1A6D19">
        <w:rPr>
          <w:rFonts w:ascii="Consolas" w:hAnsi="Consolas" w:eastAsia="Consolas" w:cs="Consolas"/>
          <w:noProof w:val="0"/>
          <w:color w:val="BCBEC4"/>
          <w:sz w:val="19"/>
          <w:szCs w:val="19"/>
          <w:lang w:val="en-US"/>
        </w:rPr>
        <w:t>(data =&gt; data);</w:t>
      </w:r>
      <w:r>
        <w:br/>
      </w:r>
      <w:r w:rsidRPr="3B15AA88" w:rsidR="2B1A6D19">
        <w:rPr>
          <w:rFonts w:ascii="Consolas" w:hAnsi="Consolas" w:eastAsia="Consolas" w:cs="Consolas"/>
          <w:noProof w:val="0"/>
          <w:color w:val="BCBEC4"/>
          <w:sz w:val="19"/>
          <w:szCs w:val="19"/>
          <w:lang w:val="en-US"/>
        </w:rPr>
        <w:t xml:space="preserve">                    }</w:t>
      </w:r>
      <w:r>
        <w:br/>
      </w:r>
      <w:r w:rsidRPr="3B15AA88" w:rsidR="2B1A6D19">
        <w:rPr>
          <w:rFonts w:ascii="Consolas" w:hAnsi="Consolas" w:eastAsia="Consolas" w:cs="Consolas"/>
          <w:noProof w:val="0"/>
          <w:color w:val="BCBEC4"/>
          <w:sz w:val="19"/>
          <w:szCs w:val="19"/>
          <w:lang w:val="en-US"/>
        </w:rPr>
        <w:t xml:space="preserve">                }</w:t>
      </w:r>
      <w:r>
        <w:br/>
      </w:r>
      <w:r w:rsidRPr="3B15AA88" w:rsidR="2B1A6D19">
        <w:rPr>
          <w:rFonts w:ascii="Consolas" w:hAnsi="Consolas" w:eastAsia="Consolas" w:cs="Consolas"/>
          <w:noProof w:val="0"/>
          <w:color w:val="BCBEC4"/>
          <w:sz w:val="19"/>
          <w:szCs w:val="19"/>
          <w:lang w:val="en-US"/>
        </w:rPr>
        <w:t xml:space="preserve">            });</w:t>
      </w:r>
      <w:r>
        <w:br/>
      </w:r>
      <w:r w:rsidRPr="3B15AA88" w:rsidR="2B1A6D19">
        <w:rPr>
          <w:rFonts w:ascii="Consolas" w:hAnsi="Consolas" w:eastAsia="Consolas" w:cs="Consolas"/>
          <w:noProof w:val="0"/>
          <w:color w:val="BCBEC4"/>
          <w:sz w:val="19"/>
          <w:szCs w:val="19"/>
          <w:lang w:val="en-US"/>
        </w:rPr>
        <w:t xml:space="preserve">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 xml:space="preserve">selectedItems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selectedItems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filter</w:t>
      </w:r>
      <w:r w:rsidRPr="3B15AA88" w:rsidR="2B1A6D19">
        <w:rPr>
          <w:rFonts w:ascii="Consolas" w:hAnsi="Consolas" w:eastAsia="Consolas" w:cs="Consolas"/>
          <w:noProof w:val="0"/>
          <w:color w:val="BCBEC4"/>
          <w:sz w:val="19"/>
          <w:szCs w:val="19"/>
          <w:lang w:val="en-US"/>
        </w:rPr>
        <w:t>(item =&gt; item &amp;&amp; item.</w:t>
      </w:r>
      <w:r w:rsidRPr="3B15AA88" w:rsidR="2B1A6D19">
        <w:rPr>
          <w:rFonts w:ascii="Consolas" w:hAnsi="Consolas" w:eastAsia="Consolas" w:cs="Consolas"/>
          <w:noProof w:val="0"/>
          <w:color w:val="C77DBB"/>
          <w:sz w:val="19"/>
          <w:szCs w:val="19"/>
          <w:lang w:val="en-US"/>
        </w:rPr>
        <w:t xml:space="preserve">id </w:t>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null</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 xml:space="preserve">if </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A9B7C6"/>
          <w:sz w:val="19"/>
          <w:szCs w:val="19"/>
          <w:lang w:val="en-US"/>
        </w:rPr>
        <w:t>selectedRows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 xml:space="preserve">length </w:t>
      </w:r>
      <w:r w:rsidRPr="3B15AA88" w:rsidR="2B1A6D19">
        <w:rPr>
          <w:rFonts w:ascii="Consolas" w:hAnsi="Consolas" w:eastAsia="Consolas" w:cs="Consolas"/>
          <w:noProof w:val="0"/>
          <w:color w:val="BCBEC4"/>
          <w:sz w:val="19"/>
          <w:szCs w:val="19"/>
          <w:lang w:val="en-US"/>
        </w:rPr>
        <w:t xml:space="preserve">&gt; </w:t>
      </w:r>
      <w:r w:rsidRPr="3B15AA88" w:rsidR="2B1A6D19">
        <w:rPr>
          <w:rFonts w:ascii="Consolas" w:hAnsi="Consolas" w:eastAsia="Consolas" w:cs="Consolas"/>
          <w:noProof w:val="0"/>
          <w:color w:val="2AACB8"/>
          <w:sz w:val="19"/>
          <w:szCs w:val="19"/>
          <w:lang w:val="en-US"/>
        </w:rPr>
        <w:t>0</w:t>
      </w:r>
      <w:r w:rsidRPr="3B15AA88" w:rsidR="2B1A6D19">
        <w:rPr>
          <w:rFonts w:ascii="Consolas" w:hAnsi="Consolas" w:eastAsia="Consolas" w:cs="Consolas"/>
          <w:noProof w:val="0"/>
          <w:color w:val="BCBEC4"/>
          <w:sz w:val="19"/>
          <w:szCs w:val="19"/>
          <w:lang w:val="en-US"/>
        </w:rPr>
        <w:t>)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showDeleteBulkDialogForRecordList</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C77DBB"/>
          <w:sz w:val="19"/>
          <w:szCs w:val="19"/>
          <w:lang w:val="en-US"/>
        </w:rPr>
        <w:t>selectedItems</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br/>
      </w:r>
      <w:r w:rsidRPr="3B15AA88" w:rsidR="2B1A6D19">
        <w:rPr>
          <w:rFonts w:ascii="Consolas" w:hAnsi="Consolas" w:eastAsia="Consolas" w:cs="Consolas"/>
          <w:noProof w:val="0"/>
          <w:color w:val="BCBEC4"/>
          <w:sz w:val="19"/>
          <w:szCs w:val="19"/>
          <w:lang w:val="en-US"/>
        </w:rPr>
        <w:t xml:space="preserve">        </w:t>
      </w:r>
      <w:r w:rsidRPr="3B15AA88" w:rsidR="2B1A6D19">
        <w:rPr>
          <w:rFonts w:ascii="Consolas" w:hAnsi="Consolas" w:eastAsia="Consolas" w:cs="Consolas"/>
          <w:noProof w:val="0"/>
          <w:color w:val="CF8E6D"/>
          <w:sz w:val="19"/>
          <w:szCs w:val="19"/>
          <w:lang w:val="en-US"/>
        </w:rPr>
        <w:t>this</w:t>
      </w:r>
      <w:r w:rsidRPr="3B15AA88" w:rsidR="2B1A6D19">
        <w:rPr>
          <w:rFonts w:ascii="Consolas" w:hAnsi="Consolas" w:eastAsia="Consolas" w:cs="Consolas"/>
          <w:noProof w:val="0"/>
          <w:color w:val="BCBEC4"/>
          <w:sz w:val="19"/>
          <w:szCs w:val="19"/>
          <w:lang w:val="en-US"/>
        </w:rPr>
        <w:t>.</w:t>
      </w:r>
      <w:r w:rsidRPr="3B15AA88" w:rsidR="2B1A6D19">
        <w:rPr>
          <w:rFonts w:ascii="Consolas" w:hAnsi="Consolas" w:eastAsia="Consolas" w:cs="Consolas"/>
          <w:noProof w:val="0"/>
          <w:color w:val="56A8F5"/>
          <w:sz w:val="19"/>
          <w:szCs w:val="19"/>
          <w:lang w:val="en-US"/>
        </w:rPr>
        <w:t>setVisibleEditSaveAllButton</w:t>
      </w:r>
      <w:r w:rsidRPr="3B15AA88" w:rsidR="2B1A6D19">
        <w:rPr>
          <w:rFonts w:ascii="Consolas" w:hAnsi="Consolas" w:eastAsia="Consolas" w:cs="Consolas"/>
          <w:noProof w:val="0"/>
          <w:color w:val="BCBEC4"/>
          <w:sz w:val="19"/>
          <w:szCs w:val="19"/>
          <w:lang w:val="en-US"/>
        </w:rPr>
        <w:t>();</w:t>
      </w:r>
      <w:r>
        <w:br/>
      </w:r>
      <w:r w:rsidRPr="3B15AA88" w:rsidR="2B1A6D19">
        <w:rPr>
          <w:rFonts w:ascii="Consolas" w:hAnsi="Consolas" w:eastAsia="Consolas" w:cs="Consolas"/>
          <w:noProof w:val="0"/>
          <w:color w:val="BCBEC4"/>
          <w:sz w:val="19"/>
          <w:szCs w:val="19"/>
          <w:lang w:val="en-US"/>
        </w:rPr>
        <w:t xml:space="preserve">    }</w:t>
      </w:r>
      <w:r>
        <w:br/>
      </w:r>
      <w:r w:rsidRPr="3B15AA88" w:rsidR="2B1A6D19">
        <w:rPr>
          <w:rFonts w:ascii="Consolas" w:hAnsi="Consolas" w:eastAsia="Consolas" w:cs="Consolas"/>
          <w:noProof w:val="0"/>
          <w:color w:val="BCBEC4"/>
          <w:sz w:val="19"/>
          <w:szCs w:val="19"/>
          <w:lang w:val="en-US"/>
        </w:rPr>
        <w:t>}</w:t>
      </w:r>
    </w:p>
    <w:p w:rsidR="2B463266" w:rsidP="3B15AA88" w:rsidRDefault="2B463266" w14:paraId="47E14231" w14:textId="4FB04C0A">
      <w:pPr>
        <w:pStyle w:val="Normal"/>
      </w:pPr>
    </w:p>
    <w:p w:rsidR="2B463266" w:rsidP="3B15AA88" w:rsidRDefault="2B463266" w14:paraId="2FFB8411" w14:textId="5F8F9349">
      <w:pPr>
        <w:rPr>
          <w:u w:val="single"/>
        </w:rPr>
      </w:pPr>
      <w:r w:rsidRPr="3B15AA88" w:rsidR="203E79E6">
        <w:rPr>
          <w:u w:val="single"/>
        </w:rPr>
        <w:t>Backend</w:t>
      </w:r>
    </w:p>
    <w:p w:rsidR="2B463266" w:rsidP="2B463266" w:rsidRDefault="2B463266" w14:paraId="01273CC3" w14:textId="0739155C">
      <w:pPr>
        <w:rPr>
          <w:u w:val="none"/>
        </w:rPr>
      </w:pPr>
      <w:r w:rsidR="0D42B11B">
        <w:rPr>
          <w:u w:val="none"/>
        </w:rPr>
        <w:t>EvaluationTypeController.java</w:t>
      </w:r>
    </w:p>
    <w:p w:rsidR="2B463266" w:rsidP="3B15AA88" w:rsidRDefault="2B463266" w14:paraId="43ADA473" w14:textId="38E03764">
      <w:pPr>
        <w:shd w:val="clear" w:color="auto" w:fill="1E1F22"/>
        <w:spacing w:before="0" w:beforeAutospacing="off" w:after="0" w:afterAutospacing="off"/>
      </w:pPr>
      <w:r w:rsidRPr="3B15AA88" w:rsidR="4F12FC9C">
        <w:rPr>
          <w:rFonts w:ascii="Consolas" w:hAnsi="Consolas" w:eastAsia="Consolas" w:cs="Consolas"/>
          <w:noProof w:val="0"/>
          <w:color w:val="B3AE60"/>
          <w:sz w:val="19"/>
          <w:szCs w:val="19"/>
          <w:lang w:val="en-US"/>
        </w:rPr>
        <w:t>@PreAuthorizeGrant</w:t>
      </w:r>
      <w:r w:rsidRPr="3B15AA88" w:rsidR="4F12FC9C">
        <w:rPr>
          <w:rFonts w:ascii="Consolas" w:hAnsi="Consolas" w:eastAsia="Consolas" w:cs="Consolas"/>
          <w:noProof w:val="0"/>
          <w:color w:val="BCBEC4"/>
          <w:sz w:val="19"/>
          <w:szCs w:val="19"/>
          <w:lang w:val="en-US"/>
        </w:rPr>
        <w:t>(module = {ModuleType.</w:t>
      </w:r>
      <w:r w:rsidRPr="3B15AA88" w:rsidR="4F12FC9C">
        <w:rPr>
          <w:rFonts w:ascii="Consolas" w:hAnsi="Consolas" w:eastAsia="Consolas" w:cs="Consolas"/>
          <w:i w:val="1"/>
          <w:iCs w:val="1"/>
          <w:noProof w:val="0"/>
          <w:color w:val="C77DBB"/>
          <w:sz w:val="19"/>
          <w:szCs w:val="19"/>
          <w:lang w:val="en-US"/>
        </w:rPr>
        <w:t>EVALUATION_CRITERIA</w:t>
      </w:r>
      <w:r w:rsidRPr="3B15AA88" w:rsidR="4F12FC9C">
        <w:rPr>
          <w:rFonts w:ascii="Consolas" w:hAnsi="Consolas" w:eastAsia="Consolas" w:cs="Consolas"/>
          <w:noProof w:val="0"/>
          <w:color w:val="BCBEC4"/>
          <w:sz w:val="19"/>
          <w:szCs w:val="19"/>
          <w:lang w:val="en-US"/>
        </w:rPr>
        <w:t>, ModuleType.</w:t>
      </w:r>
      <w:r w:rsidRPr="3B15AA88" w:rsidR="4F12FC9C">
        <w:rPr>
          <w:rFonts w:ascii="Consolas" w:hAnsi="Consolas" w:eastAsia="Consolas" w:cs="Consolas"/>
          <w:i w:val="1"/>
          <w:iCs w:val="1"/>
          <w:noProof w:val="0"/>
          <w:color w:val="C77DBB"/>
          <w:sz w:val="19"/>
          <w:szCs w:val="19"/>
          <w:lang w:val="en-US"/>
        </w:rPr>
        <w:t>EVALUATION_TYPE</w:t>
      </w:r>
      <w:r w:rsidRPr="3B15AA88" w:rsidR="4F12FC9C">
        <w:rPr>
          <w:rFonts w:ascii="Consolas" w:hAnsi="Consolas" w:eastAsia="Consolas" w:cs="Consolas"/>
          <w:noProof w:val="0"/>
          <w:color w:val="BCBEC4"/>
          <w:sz w:val="19"/>
          <w:szCs w:val="19"/>
          <w:lang w:val="en-US"/>
        </w:rPr>
        <w:t>}, permission = PermissionType.</w:t>
      </w:r>
      <w:r w:rsidRPr="3B15AA88" w:rsidR="4F12FC9C">
        <w:rPr>
          <w:rFonts w:ascii="Consolas" w:hAnsi="Consolas" w:eastAsia="Consolas" w:cs="Consolas"/>
          <w:i w:val="1"/>
          <w:iCs w:val="1"/>
          <w:noProof w:val="0"/>
          <w:color w:val="C77DBB"/>
          <w:sz w:val="19"/>
          <w:szCs w:val="19"/>
          <w:lang w:val="en-US"/>
        </w:rPr>
        <w:t>DELETE</w:t>
      </w:r>
      <w:r w:rsidRPr="3B15AA88" w:rsidR="4F12FC9C">
        <w:rPr>
          <w:rFonts w:ascii="Consolas" w:hAnsi="Consolas" w:eastAsia="Consolas" w:cs="Consolas"/>
          <w:noProof w:val="0"/>
          <w:color w:val="BCBEC4"/>
          <w:sz w:val="19"/>
          <w:szCs w:val="19"/>
          <w:lang w:val="en-US"/>
        </w:rPr>
        <w:t>)</w:t>
      </w:r>
      <w:r>
        <w:br/>
      </w:r>
      <w:r w:rsidRPr="3B15AA88" w:rsidR="4F12FC9C">
        <w:rPr>
          <w:rFonts w:ascii="Consolas" w:hAnsi="Consolas" w:eastAsia="Consolas" w:cs="Consolas"/>
          <w:noProof w:val="0"/>
          <w:color w:val="B3AE60"/>
          <w:sz w:val="19"/>
          <w:szCs w:val="19"/>
          <w:lang w:val="en-US"/>
        </w:rPr>
        <w:t>@DeleteMapping</w:t>
      </w:r>
      <w:r w:rsidRPr="3B15AA88" w:rsidR="4F12FC9C">
        <w:rPr>
          <w:rFonts w:ascii="Consolas" w:hAnsi="Consolas" w:eastAsia="Consolas" w:cs="Consolas"/>
          <w:noProof w:val="0"/>
          <w:color w:val="BCBEC4"/>
          <w:sz w:val="19"/>
          <w:szCs w:val="19"/>
          <w:lang w:val="en-US"/>
        </w:rPr>
        <w:t xml:space="preserve">(value = </w:t>
      </w:r>
      <w:r w:rsidRPr="3B15AA88" w:rsidR="4F12FC9C">
        <w:rPr>
          <w:rFonts w:ascii="Consolas" w:hAnsi="Consolas" w:eastAsia="Consolas" w:cs="Consolas"/>
          <w:noProof w:val="0"/>
          <w:color w:val="6AAB73"/>
          <w:sz w:val="19"/>
          <w:szCs w:val="19"/>
          <w:lang w:val="en-US"/>
        </w:rPr>
        <w:t>"/bulk"</w:t>
      </w:r>
      <w:r w:rsidRPr="3B15AA88" w:rsidR="4F12FC9C">
        <w:rPr>
          <w:rFonts w:ascii="Consolas" w:hAnsi="Consolas" w:eastAsia="Consolas" w:cs="Consolas"/>
          <w:noProof w:val="0"/>
          <w:color w:val="BCBEC4"/>
          <w:sz w:val="19"/>
          <w:szCs w:val="19"/>
          <w:lang w:val="en-US"/>
        </w:rPr>
        <w:t>)</w:t>
      </w:r>
      <w:r>
        <w:br/>
      </w:r>
      <w:r w:rsidRPr="3B15AA88" w:rsidR="4F12FC9C">
        <w:rPr>
          <w:rFonts w:ascii="Consolas" w:hAnsi="Consolas" w:eastAsia="Consolas" w:cs="Consolas"/>
          <w:noProof w:val="0"/>
          <w:color w:val="CF8E6D"/>
          <w:sz w:val="19"/>
          <w:szCs w:val="19"/>
          <w:lang w:val="en-US"/>
        </w:rPr>
        <w:t xml:space="preserve">public </w:t>
      </w:r>
      <w:r w:rsidRPr="3B15AA88" w:rsidR="4F12FC9C">
        <w:rPr>
          <w:rFonts w:ascii="Consolas" w:hAnsi="Consolas" w:eastAsia="Consolas" w:cs="Consolas"/>
          <w:noProof w:val="0"/>
          <w:color w:val="BCBEC4"/>
          <w:sz w:val="19"/>
          <w:szCs w:val="19"/>
          <w:lang w:val="en-US"/>
        </w:rPr>
        <w:t xml:space="preserve">Response&lt;DeleteResponseDto&gt; </w:t>
      </w:r>
      <w:r w:rsidRPr="3B15AA88" w:rsidR="4F12FC9C">
        <w:rPr>
          <w:rFonts w:ascii="Consolas" w:hAnsi="Consolas" w:eastAsia="Consolas" w:cs="Consolas"/>
          <w:noProof w:val="0"/>
          <w:color w:val="56A8F5"/>
          <w:sz w:val="19"/>
          <w:szCs w:val="19"/>
          <w:lang w:val="en-US"/>
        </w:rPr>
        <w:t>deleteBulk</w:t>
      </w:r>
      <w:r w:rsidRPr="3B15AA88" w:rsidR="4F12FC9C">
        <w:rPr>
          <w:rFonts w:ascii="Consolas" w:hAnsi="Consolas" w:eastAsia="Consolas" w:cs="Consolas"/>
          <w:noProof w:val="0"/>
          <w:color w:val="BCBEC4"/>
          <w:sz w:val="19"/>
          <w:szCs w:val="19"/>
          <w:lang w:val="en-US"/>
        </w:rPr>
        <w:t xml:space="preserve">( </w:t>
      </w:r>
      <w:r w:rsidRPr="3B15AA88" w:rsidR="4F12FC9C">
        <w:rPr>
          <w:rFonts w:ascii="Consolas" w:hAnsi="Consolas" w:eastAsia="Consolas" w:cs="Consolas"/>
          <w:noProof w:val="0"/>
          <w:color w:val="B3AE60"/>
          <w:sz w:val="19"/>
          <w:szCs w:val="19"/>
          <w:lang w:val="en-US"/>
        </w:rPr>
        <w:t xml:space="preserve">@RequestBody </w:t>
      </w:r>
      <w:r w:rsidRPr="3B15AA88" w:rsidR="4F12FC9C">
        <w:rPr>
          <w:rFonts w:ascii="Consolas" w:hAnsi="Consolas" w:eastAsia="Consolas" w:cs="Consolas"/>
          <w:noProof w:val="0"/>
          <w:color w:val="BCBEC4"/>
          <w:sz w:val="19"/>
          <w:szCs w:val="19"/>
          <w:lang w:val="en-US"/>
        </w:rPr>
        <w:t>List&lt;Long&gt; idList) {</w:t>
      </w:r>
      <w:r>
        <w:br/>
      </w:r>
      <w:r>
        <w:br/>
      </w:r>
      <w:r w:rsidRPr="3B15AA88" w:rsidR="4F12FC9C">
        <w:rPr>
          <w:rFonts w:ascii="Consolas" w:hAnsi="Consolas" w:eastAsia="Consolas" w:cs="Consolas"/>
          <w:noProof w:val="0"/>
          <w:color w:val="BCBEC4"/>
          <w:sz w:val="19"/>
          <w:szCs w:val="19"/>
          <w:lang w:val="en-US"/>
        </w:rPr>
        <w:t xml:space="preserve">    </w:t>
      </w:r>
      <w:r w:rsidRPr="3B15AA88" w:rsidR="4F12FC9C">
        <w:rPr>
          <w:rFonts w:ascii="Consolas" w:hAnsi="Consolas" w:eastAsia="Consolas" w:cs="Consolas"/>
          <w:noProof w:val="0"/>
          <w:color w:val="CF8E6D"/>
          <w:sz w:val="19"/>
          <w:szCs w:val="19"/>
          <w:lang w:val="en-US"/>
        </w:rPr>
        <w:t xml:space="preserve">return </w:t>
      </w:r>
      <w:r w:rsidRPr="3B15AA88" w:rsidR="4F12FC9C">
        <w:rPr>
          <w:rFonts w:ascii="Consolas" w:hAnsi="Consolas" w:eastAsia="Consolas" w:cs="Consolas"/>
          <w:noProof w:val="0"/>
          <w:color w:val="C77DBB"/>
          <w:sz w:val="19"/>
          <w:szCs w:val="19"/>
          <w:lang w:val="en-US"/>
        </w:rPr>
        <w:t>evaluationTypeService</w:t>
      </w:r>
      <w:r w:rsidRPr="3B15AA88" w:rsidR="4F12FC9C">
        <w:rPr>
          <w:rFonts w:ascii="Consolas" w:hAnsi="Consolas" w:eastAsia="Consolas" w:cs="Consolas"/>
          <w:noProof w:val="0"/>
          <w:color w:val="BCBEC4"/>
          <w:sz w:val="19"/>
          <w:szCs w:val="19"/>
          <w:lang w:val="en-US"/>
        </w:rPr>
        <w:t>.deleteBulk(idList);</w:t>
      </w:r>
      <w:r>
        <w:br/>
      </w:r>
      <w:r w:rsidRPr="3B15AA88" w:rsidR="4F12FC9C">
        <w:rPr>
          <w:rFonts w:ascii="Consolas" w:hAnsi="Consolas" w:eastAsia="Consolas" w:cs="Consolas"/>
          <w:noProof w:val="0"/>
          <w:color w:val="BCBEC4"/>
          <w:sz w:val="19"/>
          <w:szCs w:val="19"/>
          <w:lang w:val="en-US"/>
        </w:rPr>
        <w:t>}</w:t>
      </w:r>
    </w:p>
    <w:p w:rsidR="2B463266" w:rsidP="2B463266" w:rsidRDefault="2B463266" w14:paraId="55140518" w14:textId="50858629">
      <w:pPr>
        <w:rPr>
          <w:u w:val="none"/>
        </w:rPr>
      </w:pPr>
    </w:p>
    <w:p w:rsidR="2B463266" w:rsidP="2B463266" w:rsidRDefault="2B463266" w14:paraId="3E7355AA" w14:textId="1499BBC9">
      <w:pPr>
        <w:rPr>
          <w:u w:val="none"/>
        </w:rPr>
      </w:pPr>
      <w:r w:rsidR="6F38C078">
        <w:rPr>
          <w:u w:val="none"/>
        </w:rPr>
        <w:t>EvaluationTypeServiceImpl</w:t>
      </w:r>
    </w:p>
    <w:p w:rsidR="2B463266" w:rsidP="3B15AA88" w:rsidRDefault="2B463266" w14:paraId="553702BB" w14:textId="1F0C2261">
      <w:pPr>
        <w:shd w:val="clear" w:color="auto" w:fill="1E1F22"/>
        <w:spacing w:before="0" w:beforeAutospacing="off" w:after="0" w:afterAutospacing="off"/>
      </w:pPr>
      <w:r w:rsidRPr="3B15AA88" w:rsidR="6F38C078">
        <w:rPr>
          <w:rFonts w:ascii="Consolas" w:hAnsi="Consolas" w:eastAsia="Consolas" w:cs="Consolas"/>
          <w:noProof w:val="0"/>
          <w:color w:val="B3AE60"/>
          <w:sz w:val="19"/>
          <w:szCs w:val="19"/>
          <w:lang w:val="en-US"/>
        </w:rPr>
        <w:t>@Override</w:t>
      </w:r>
      <w:r>
        <w:br/>
      </w:r>
      <w:r w:rsidRPr="3B15AA88" w:rsidR="6F38C078">
        <w:rPr>
          <w:rFonts w:ascii="Consolas" w:hAnsi="Consolas" w:eastAsia="Consolas" w:cs="Consolas"/>
          <w:noProof w:val="0"/>
          <w:color w:val="CF8E6D"/>
          <w:sz w:val="19"/>
          <w:szCs w:val="19"/>
          <w:lang w:val="en-US"/>
        </w:rPr>
        <w:t xml:space="preserve">public </w:t>
      </w:r>
      <w:r w:rsidRPr="3B15AA88" w:rsidR="6F38C078">
        <w:rPr>
          <w:rFonts w:ascii="Consolas" w:hAnsi="Consolas" w:eastAsia="Consolas" w:cs="Consolas"/>
          <w:noProof w:val="0"/>
          <w:color w:val="BCBEC4"/>
          <w:sz w:val="19"/>
          <w:szCs w:val="19"/>
          <w:lang w:val="en-US"/>
        </w:rPr>
        <w:t xml:space="preserve">Response&lt;DeleteResponseDto&gt; </w:t>
      </w:r>
      <w:r w:rsidRPr="3B15AA88" w:rsidR="6F38C078">
        <w:rPr>
          <w:rFonts w:ascii="Consolas" w:hAnsi="Consolas" w:eastAsia="Consolas" w:cs="Consolas"/>
          <w:noProof w:val="0"/>
          <w:color w:val="56A8F5"/>
          <w:sz w:val="19"/>
          <w:szCs w:val="19"/>
          <w:lang w:val="en-US"/>
        </w:rPr>
        <w:t>deleteBulk</w:t>
      </w:r>
      <w:r w:rsidRPr="3B15AA88" w:rsidR="6F38C078">
        <w:rPr>
          <w:rFonts w:ascii="Consolas" w:hAnsi="Consolas" w:eastAsia="Consolas" w:cs="Consolas"/>
          <w:noProof w:val="0"/>
          <w:color w:val="BCBEC4"/>
          <w:sz w:val="19"/>
          <w:szCs w:val="19"/>
          <w:lang w:val="en-US"/>
        </w:rPr>
        <w:t>(List&lt;Long&gt; requestDtoIdList) {</w:t>
      </w:r>
      <w:r>
        <w:br/>
      </w:r>
      <w:r w:rsidRPr="3B15AA88" w:rsidR="6F38C078">
        <w:rPr>
          <w:rFonts w:ascii="Consolas" w:hAnsi="Consolas" w:eastAsia="Consolas" w:cs="Consolas"/>
          <w:noProof w:val="0"/>
          <w:color w:val="BCBEC4"/>
          <w:sz w:val="19"/>
          <w:szCs w:val="19"/>
          <w:lang w:val="en-US"/>
        </w:rPr>
        <w:t xml:space="preserve">    Response&lt;DeleteResponseDto&gt; response = Response.</w:t>
      </w:r>
      <w:r w:rsidRPr="3B15AA88" w:rsidR="6F38C078">
        <w:rPr>
          <w:rFonts w:ascii="Consolas" w:hAnsi="Consolas" w:eastAsia="Consolas" w:cs="Consolas"/>
          <w:i w:val="1"/>
          <w:iCs w:val="1"/>
          <w:noProof w:val="0"/>
          <w:color w:val="BCBEC4"/>
          <w:sz w:val="19"/>
          <w:szCs w:val="19"/>
          <w:lang w:val="en-US"/>
        </w:rPr>
        <w:t>ok</w:t>
      </w:r>
      <w:r w:rsidRPr="3B15AA88" w:rsidR="6F38C078">
        <w:rPr>
          <w:rFonts w:ascii="Consolas" w:hAnsi="Consolas" w:eastAsia="Consolas" w:cs="Consolas"/>
          <w:noProof w:val="0"/>
          <w:color w:val="BCBEC4"/>
          <w:sz w:val="19"/>
          <w:szCs w:val="19"/>
          <w:lang w:val="en-US"/>
        </w:rPr>
        <w:t>();</w:t>
      </w:r>
      <w:r>
        <w:br/>
      </w:r>
      <w:r>
        <w:br/>
      </w:r>
      <w:r w:rsidRPr="3B15AA88" w:rsidR="6F38C078">
        <w:rPr>
          <w:rFonts w:ascii="Consolas" w:hAnsi="Consolas" w:eastAsia="Consolas" w:cs="Consolas"/>
          <w:noProof w:val="0"/>
          <w:color w:val="BCBEC4"/>
          <w:sz w:val="19"/>
          <w:szCs w:val="19"/>
          <w:lang w:val="en-US"/>
        </w:rPr>
        <w:t xml:space="preserve">    </w:t>
      </w:r>
      <w:r w:rsidRPr="3B15AA88" w:rsidR="6F38C078">
        <w:rPr>
          <w:rFonts w:ascii="Consolas" w:hAnsi="Consolas" w:eastAsia="Consolas" w:cs="Consolas"/>
          <w:noProof w:val="0"/>
          <w:color w:val="CF8E6D"/>
          <w:sz w:val="19"/>
          <w:szCs w:val="19"/>
          <w:lang w:val="en-US"/>
        </w:rPr>
        <w:t xml:space="preserve">if </w:t>
      </w:r>
      <w:r w:rsidRPr="3B15AA88" w:rsidR="6F38C078">
        <w:rPr>
          <w:rFonts w:ascii="Consolas" w:hAnsi="Consolas" w:eastAsia="Consolas" w:cs="Consolas"/>
          <w:noProof w:val="0"/>
          <w:color w:val="BCBEC4"/>
          <w:sz w:val="19"/>
          <w:szCs w:val="19"/>
          <w:lang w:val="en-US"/>
        </w:rPr>
        <w:t>(!requestDtoIdList.isEmpty()) {</w:t>
      </w:r>
      <w:r>
        <w:br/>
      </w:r>
      <w:r w:rsidRPr="3B15AA88" w:rsidR="6F38C078">
        <w:rPr>
          <w:rFonts w:ascii="Consolas" w:hAnsi="Consolas" w:eastAsia="Consolas" w:cs="Consolas"/>
          <w:noProof w:val="0"/>
          <w:color w:val="BCBEC4"/>
          <w:sz w:val="19"/>
          <w:szCs w:val="19"/>
          <w:lang w:val="en-US"/>
        </w:rPr>
        <w:t xml:space="preserve">        List&lt;EvaluationType&gt; evaluationTypes = </w:t>
      </w:r>
      <w:r w:rsidRPr="3B15AA88" w:rsidR="6F38C078">
        <w:rPr>
          <w:rFonts w:ascii="Consolas" w:hAnsi="Consolas" w:eastAsia="Consolas" w:cs="Consolas"/>
          <w:noProof w:val="0"/>
          <w:color w:val="C77DBB"/>
          <w:sz w:val="19"/>
          <w:szCs w:val="19"/>
          <w:lang w:val="en-US"/>
        </w:rPr>
        <w:t>evaluationTypeRepository</w:t>
      </w:r>
      <w:r w:rsidRPr="3B15AA88" w:rsidR="6F38C078">
        <w:rPr>
          <w:rFonts w:ascii="Consolas" w:hAnsi="Consolas" w:eastAsia="Consolas" w:cs="Consolas"/>
          <w:noProof w:val="0"/>
          <w:color w:val="BCBEC4"/>
          <w:sz w:val="19"/>
          <w:szCs w:val="19"/>
          <w:lang w:val="en-US"/>
        </w:rPr>
        <w:t>.findAllByIdIn(requestDtoIdList);</w:t>
      </w:r>
      <w:r>
        <w:br/>
      </w:r>
      <w:r>
        <w:br/>
      </w:r>
      <w:r w:rsidRPr="3B15AA88" w:rsidR="6F38C078">
        <w:rPr>
          <w:rFonts w:ascii="Consolas" w:hAnsi="Consolas" w:eastAsia="Consolas" w:cs="Consolas"/>
          <w:noProof w:val="0"/>
          <w:color w:val="BCBEC4"/>
          <w:sz w:val="19"/>
          <w:szCs w:val="19"/>
          <w:lang w:val="en-US"/>
        </w:rPr>
        <w:t xml:space="preserve">        </w:t>
      </w:r>
      <w:r w:rsidRPr="3B15AA88" w:rsidR="6F38C078">
        <w:rPr>
          <w:rFonts w:ascii="Consolas" w:hAnsi="Consolas" w:eastAsia="Consolas" w:cs="Consolas"/>
          <w:noProof w:val="0"/>
          <w:color w:val="CF8E6D"/>
          <w:sz w:val="19"/>
          <w:szCs w:val="19"/>
          <w:lang w:val="en-US"/>
        </w:rPr>
        <w:t xml:space="preserve">if </w:t>
      </w:r>
      <w:r w:rsidRPr="3B15AA88" w:rsidR="6F38C078">
        <w:rPr>
          <w:rFonts w:ascii="Consolas" w:hAnsi="Consolas" w:eastAsia="Consolas" w:cs="Consolas"/>
          <w:noProof w:val="0"/>
          <w:color w:val="BCBEC4"/>
          <w:sz w:val="19"/>
          <w:szCs w:val="19"/>
          <w:lang w:val="en-US"/>
        </w:rPr>
        <w:t>(!evaluationTypes.isEmpty()) {</w:t>
      </w:r>
      <w:r>
        <w:br/>
      </w:r>
      <w:r w:rsidRPr="3B15AA88" w:rsidR="6F38C078">
        <w:rPr>
          <w:rFonts w:ascii="Consolas" w:hAnsi="Consolas" w:eastAsia="Consolas" w:cs="Consolas"/>
          <w:noProof w:val="0"/>
          <w:color w:val="BCBEC4"/>
          <w:sz w:val="19"/>
          <w:szCs w:val="19"/>
          <w:lang w:val="en-US"/>
        </w:rPr>
        <w:t xml:space="preserve">            evaluationTypes.forEach(evaluationType-&gt; {</w:t>
      </w:r>
      <w:r>
        <w:br/>
      </w:r>
      <w:r w:rsidRPr="3B15AA88" w:rsidR="6F38C078">
        <w:rPr>
          <w:rFonts w:ascii="Consolas" w:hAnsi="Consolas" w:eastAsia="Consolas" w:cs="Consolas"/>
          <w:noProof w:val="0"/>
          <w:color w:val="BCBEC4"/>
          <w:sz w:val="19"/>
          <w:szCs w:val="19"/>
          <w:lang w:val="en-US"/>
        </w:rPr>
        <w:t xml:space="preserve">                </w:t>
      </w:r>
      <w:r w:rsidRPr="3B15AA88" w:rsidR="6F38C078">
        <w:rPr>
          <w:rFonts w:ascii="Consolas" w:hAnsi="Consolas" w:eastAsia="Consolas" w:cs="Consolas"/>
          <w:noProof w:val="0"/>
          <w:color w:val="CF8E6D"/>
          <w:sz w:val="19"/>
          <w:szCs w:val="19"/>
          <w:lang w:val="en-US"/>
        </w:rPr>
        <w:t>this</w:t>
      </w:r>
      <w:r w:rsidRPr="3B15AA88" w:rsidR="6F38C078">
        <w:rPr>
          <w:rFonts w:ascii="Consolas" w:hAnsi="Consolas" w:eastAsia="Consolas" w:cs="Consolas"/>
          <w:noProof w:val="0"/>
          <w:color w:val="BCBEC4"/>
          <w:sz w:val="19"/>
          <w:szCs w:val="19"/>
          <w:lang w:val="en-US"/>
        </w:rPr>
        <w:t>.preDelete(evaluationType);</w:t>
      </w:r>
      <w:r>
        <w:br/>
      </w:r>
      <w:r w:rsidRPr="3B15AA88" w:rsidR="6F38C078">
        <w:rPr>
          <w:rFonts w:ascii="Consolas" w:hAnsi="Consolas" w:eastAsia="Consolas" w:cs="Consolas"/>
          <w:noProof w:val="0"/>
          <w:color w:val="BCBEC4"/>
          <w:sz w:val="19"/>
          <w:szCs w:val="19"/>
          <w:lang w:val="en-US"/>
        </w:rPr>
        <w:t xml:space="preserve">            });</w:t>
      </w:r>
      <w:r>
        <w:br/>
      </w:r>
      <w:r>
        <w:br/>
      </w:r>
      <w:r w:rsidRPr="3B15AA88" w:rsidR="6F38C078">
        <w:rPr>
          <w:rFonts w:ascii="Consolas" w:hAnsi="Consolas" w:eastAsia="Consolas" w:cs="Consolas"/>
          <w:noProof w:val="0"/>
          <w:color w:val="BCBEC4"/>
          <w:sz w:val="19"/>
          <w:szCs w:val="19"/>
          <w:lang w:val="en-US"/>
        </w:rPr>
        <w:t xml:space="preserve">            </w:t>
      </w:r>
      <w:r w:rsidRPr="3B15AA88" w:rsidR="6F38C078">
        <w:rPr>
          <w:rFonts w:ascii="Consolas" w:hAnsi="Consolas" w:eastAsia="Consolas" w:cs="Consolas"/>
          <w:noProof w:val="0"/>
          <w:color w:val="C77DBB"/>
          <w:sz w:val="19"/>
          <w:szCs w:val="19"/>
          <w:lang w:val="en-US"/>
        </w:rPr>
        <w:t>evaluationTypeRepository</w:t>
      </w:r>
      <w:r w:rsidRPr="3B15AA88" w:rsidR="6F38C078">
        <w:rPr>
          <w:rFonts w:ascii="Consolas" w:hAnsi="Consolas" w:eastAsia="Consolas" w:cs="Consolas"/>
          <w:noProof w:val="0"/>
          <w:color w:val="BCBEC4"/>
          <w:sz w:val="19"/>
          <w:szCs w:val="19"/>
          <w:lang w:val="en-US"/>
        </w:rPr>
        <w:t>.softDeleteAllInBatch(requestDtoIdList);</w:t>
      </w:r>
      <w:r>
        <w:br/>
      </w:r>
      <w:r w:rsidRPr="3B15AA88" w:rsidR="6F38C078">
        <w:rPr>
          <w:rFonts w:ascii="Consolas" w:hAnsi="Consolas" w:eastAsia="Consolas" w:cs="Consolas"/>
          <w:noProof w:val="0"/>
          <w:color w:val="BCBEC4"/>
          <w:sz w:val="19"/>
          <w:szCs w:val="19"/>
          <w:lang w:val="en-US"/>
        </w:rPr>
        <w:t xml:space="preserve">        }</w:t>
      </w:r>
      <w:r>
        <w:br/>
      </w:r>
      <w:r w:rsidRPr="3B15AA88" w:rsidR="6F38C078">
        <w:rPr>
          <w:rFonts w:ascii="Consolas" w:hAnsi="Consolas" w:eastAsia="Consolas" w:cs="Consolas"/>
          <w:noProof w:val="0"/>
          <w:color w:val="BCBEC4"/>
          <w:sz w:val="19"/>
          <w:szCs w:val="19"/>
          <w:lang w:val="en-US"/>
        </w:rPr>
        <w:t xml:space="preserve">    }</w:t>
      </w:r>
      <w:r>
        <w:br/>
      </w:r>
      <w:r>
        <w:br/>
      </w:r>
      <w:r w:rsidRPr="3B15AA88" w:rsidR="6F38C078">
        <w:rPr>
          <w:rFonts w:ascii="Consolas" w:hAnsi="Consolas" w:eastAsia="Consolas" w:cs="Consolas"/>
          <w:noProof w:val="0"/>
          <w:color w:val="BCBEC4"/>
          <w:sz w:val="19"/>
          <w:szCs w:val="19"/>
          <w:lang w:val="en-US"/>
        </w:rPr>
        <w:t xml:space="preserve">    </w:t>
      </w:r>
      <w:r w:rsidRPr="3B15AA88" w:rsidR="6F38C078">
        <w:rPr>
          <w:rFonts w:ascii="Consolas" w:hAnsi="Consolas" w:eastAsia="Consolas" w:cs="Consolas"/>
          <w:noProof w:val="0"/>
          <w:color w:val="CF8E6D"/>
          <w:sz w:val="19"/>
          <w:szCs w:val="19"/>
          <w:lang w:val="en-US"/>
        </w:rPr>
        <w:t xml:space="preserve">return </w:t>
      </w:r>
      <w:r w:rsidRPr="3B15AA88" w:rsidR="6F38C078">
        <w:rPr>
          <w:rFonts w:ascii="Consolas" w:hAnsi="Consolas" w:eastAsia="Consolas" w:cs="Consolas"/>
          <w:noProof w:val="0"/>
          <w:color w:val="BCBEC4"/>
          <w:sz w:val="19"/>
          <w:szCs w:val="19"/>
          <w:lang w:val="en-US"/>
        </w:rPr>
        <w:t>response;</w:t>
      </w:r>
      <w:r>
        <w:br/>
      </w:r>
      <w:r w:rsidRPr="3B15AA88" w:rsidR="6F38C078">
        <w:rPr>
          <w:rFonts w:ascii="Consolas" w:hAnsi="Consolas" w:eastAsia="Consolas" w:cs="Consolas"/>
          <w:noProof w:val="0"/>
          <w:color w:val="BCBEC4"/>
          <w:sz w:val="19"/>
          <w:szCs w:val="19"/>
          <w:lang w:val="en-US"/>
        </w:rPr>
        <w:t>}</w:t>
      </w:r>
    </w:p>
    <w:p w:rsidR="2B463266" w:rsidP="2B463266" w:rsidRDefault="2B463266" w14:paraId="021244C8" w14:textId="4A237C09"/>
    <w:p w:rsidR="2B463266" w:rsidP="2B463266" w:rsidRDefault="2B463266" w14:paraId="7D1F1647" w14:textId="0202675F">
      <w:r w:rsidR="6F38C078">
        <w:rPr/>
        <w:t>EvaluationTypeRepository.java</w:t>
      </w:r>
    </w:p>
    <w:p w:rsidR="2B463266" w:rsidP="3B15AA88" w:rsidRDefault="2B463266" w14:paraId="155DE681" w14:textId="7629E439">
      <w:pPr>
        <w:shd w:val="clear" w:color="auto" w:fill="1E1F22"/>
        <w:spacing w:before="0" w:beforeAutospacing="off" w:after="0" w:afterAutospacing="off"/>
      </w:pPr>
      <w:r w:rsidRPr="3B15AA88" w:rsidR="6F38C078">
        <w:rPr>
          <w:rFonts w:ascii="Consolas" w:hAnsi="Consolas" w:eastAsia="Consolas" w:cs="Consolas"/>
          <w:noProof w:val="0"/>
          <w:color w:val="CF8E6D"/>
          <w:sz w:val="19"/>
          <w:szCs w:val="19"/>
          <w:lang w:val="en-US"/>
        </w:rPr>
        <w:t xml:space="preserve">public interface </w:t>
      </w:r>
      <w:r w:rsidRPr="3B15AA88" w:rsidR="6F38C078">
        <w:rPr>
          <w:rFonts w:ascii="Consolas" w:hAnsi="Consolas" w:eastAsia="Consolas" w:cs="Consolas"/>
          <w:noProof w:val="0"/>
          <w:color w:val="BCBEC4"/>
          <w:sz w:val="19"/>
          <w:szCs w:val="19"/>
          <w:lang w:val="en-US"/>
        </w:rPr>
        <w:t xml:space="preserve">EvaluationTypeRepository </w:t>
      </w:r>
      <w:r w:rsidRPr="3B15AA88" w:rsidR="6F38C078">
        <w:rPr>
          <w:rFonts w:ascii="Consolas" w:hAnsi="Consolas" w:eastAsia="Consolas" w:cs="Consolas"/>
          <w:noProof w:val="0"/>
          <w:color w:val="CF8E6D"/>
          <w:sz w:val="19"/>
          <w:szCs w:val="19"/>
          <w:lang w:val="en-US"/>
        </w:rPr>
        <w:t xml:space="preserve">extends </w:t>
      </w:r>
      <w:r w:rsidRPr="3B15AA88" w:rsidR="6F38C078">
        <w:rPr>
          <w:rFonts w:ascii="Consolas" w:hAnsi="Consolas" w:eastAsia="Consolas" w:cs="Consolas"/>
          <w:noProof w:val="0"/>
          <w:color w:val="BCBEC4"/>
          <w:sz w:val="19"/>
          <w:szCs w:val="19"/>
          <w:lang w:val="en-US"/>
        </w:rPr>
        <w:t>BaseRepository&lt;EvaluationType&gt; {</w:t>
      </w:r>
      <w:r>
        <w:br/>
      </w:r>
      <w:r>
        <w:br/>
      </w:r>
      <w:r w:rsidRPr="3B15AA88" w:rsidR="6F38C078">
        <w:rPr>
          <w:rFonts w:ascii="Consolas" w:hAnsi="Consolas" w:eastAsia="Consolas" w:cs="Consolas"/>
          <w:noProof w:val="0"/>
          <w:color w:val="BCBEC4"/>
          <w:sz w:val="19"/>
          <w:szCs w:val="19"/>
          <w:lang w:val="en-US"/>
        </w:rPr>
        <w:t xml:space="preserve">    List&lt;EvaluationType&gt; </w:t>
      </w:r>
      <w:r w:rsidRPr="3B15AA88" w:rsidR="6F38C078">
        <w:rPr>
          <w:rFonts w:ascii="Consolas" w:hAnsi="Consolas" w:eastAsia="Consolas" w:cs="Consolas"/>
          <w:noProof w:val="0"/>
          <w:color w:val="56A8F5"/>
          <w:sz w:val="19"/>
          <w:szCs w:val="19"/>
          <w:lang w:val="en-US"/>
        </w:rPr>
        <w:t>findAllByIdIn</w:t>
      </w:r>
      <w:r w:rsidRPr="3B15AA88" w:rsidR="6F38C078">
        <w:rPr>
          <w:rFonts w:ascii="Consolas" w:hAnsi="Consolas" w:eastAsia="Consolas" w:cs="Consolas"/>
          <w:noProof w:val="0"/>
          <w:color w:val="BCBEC4"/>
          <w:sz w:val="19"/>
          <w:szCs w:val="19"/>
          <w:lang w:val="en-US"/>
        </w:rPr>
        <w:t>(</w:t>
      </w:r>
      <w:r w:rsidRPr="3B15AA88" w:rsidR="6F38C078">
        <w:rPr>
          <w:rFonts w:ascii="Consolas" w:hAnsi="Consolas" w:eastAsia="Consolas" w:cs="Consolas"/>
          <w:noProof w:val="0"/>
          <w:color w:val="B3AE60"/>
          <w:sz w:val="19"/>
          <w:szCs w:val="19"/>
          <w:lang w:val="en-US"/>
        </w:rPr>
        <w:t>@Param</w:t>
      </w:r>
      <w:r w:rsidRPr="3B15AA88" w:rsidR="6F38C078">
        <w:rPr>
          <w:rFonts w:ascii="Consolas" w:hAnsi="Consolas" w:eastAsia="Consolas" w:cs="Consolas"/>
          <w:noProof w:val="0"/>
          <w:color w:val="BCBEC4"/>
          <w:sz w:val="19"/>
          <w:szCs w:val="19"/>
          <w:lang w:val="en-US"/>
        </w:rPr>
        <w:t>(</w:t>
      </w:r>
      <w:r w:rsidRPr="3B15AA88" w:rsidR="6F38C078">
        <w:rPr>
          <w:rFonts w:ascii="Consolas" w:hAnsi="Consolas" w:eastAsia="Consolas" w:cs="Consolas"/>
          <w:noProof w:val="0"/>
          <w:color w:val="6AAB73"/>
          <w:sz w:val="19"/>
          <w:szCs w:val="19"/>
          <w:lang w:val="en-US"/>
        </w:rPr>
        <w:t>"idList"</w:t>
      </w:r>
      <w:r w:rsidRPr="3B15AA88" w:rsidR="6F38C078">
        <w:rPr>
          <w:rFonts w:ascii="Consolas" w:hAnsi="Consolas" w:eastAsia="Consolas" w:cs="Consolas"/>
          <w:noProof w:val="0"/>
          <w:color w:val="BCBEC4"/>
          <w:sz w:val="19"/>
          <w:szCs w:val="19"/>
          <w:lang w:val="en-US"/>
        </w:rPr>
        <w:t>) List&lt;Long&gt; idList);</w:t>
      </w:r>
      <w:r>
        <w:br/>
      </w:r>
      <w:r>
        <w:br/>
      </w:r>
      <w:r w:rsidRPr="3B15AA88" w:rsidR="6F38C078">
        <w:rPr>
          <w:rFonts w:ascii="Consolas" w:hAnsi="Consolas" w:eastAsia="Consolas" w:cs="Consolas"/>
          <w:noProof w:val="0"/>
          <w:color w:val="BCBEC4"/>
          <w:sz w:val="19"/>
          <w:szCs w:val="19"/>
          <w:lang w:val="en-US"/>
        </w:rPr>
        <w:t xml:space="preserve">    </w:t>
      </w:r>
      <w:r w:rsidRPr="3B15AA88" w:rsidR="6F38C078">
        <w:rPr>
          <w:rFonts w:ascii="Consolas" w:hAnsi="Consolas" w:eastAsia="Consolas" w:cs="Consolas"/>
          <w:noProof w:val="0"/>
          <w:color w:val="B3AE60"/>
          <w:sz w:val="19"/>
          <w:szCs w:val="19"/>
          <w:lang w:val="en-US"/>
        </w:rPr>
        <w:t>@Modifying</w:t>
      </w:r>
      <w:r>
        <w:br/>
      </w:r>
      <w:r w:rsidRPr="3B15AA88" w:rsidR="6F38C078">
        <w:rPr>
          <w:rFonts w:ascii="Consolas" w:hAnsi="Consolas" w:eastAsia="Consolas" w:cs="Consolas"/>
          <w:noProof w:val="0"/>
          <w:color w:val="B3AE60"/>
          <w:sz w:val="19"/>
          <w:szCs w:val="19"/>
          <w:lang w:val="en-US"/>
        </w:rPr>
        <w:t xml:space="preserve">    @Transactional</w:t>
      </w:r>
      <w:r>
        <w:br/>
      </w:r>
      <w:r w:rsidRPr="3B15AA88" w:rsidR="6F38C078">
        <w:rPr>
          <w:rFonts w:ascii="Consolas" w:hAnsi="Consolas" w:eastAsia="Consolas" w:cs="Consolas"/>
          <w:noProof w:val="0"/>
          <w:color w:val="B3AE60"/>
          <w:sz w:val="19"/>
          <w:szCs w:val="19"/>
          <w:lang w:val="en-US"/>
        </w:rPr>
        <w:t xml:space="preserve">    @Query</w:t>
      </w:r>
      <w:r w:rsidRPr="3B15AA88" w:rsidR="6F38C078">
        <w:rPr>
          <w:rFonts w:ascii="Consolas" w:hAnsi="Consolas" w:eastAsia="Consolas" w:cs="Consolas"/>
          <w:noProof w:val="0"/>
          <w:color w:val="BCBEC4"/>
          <w:sz w:val="19"/>
          <w:szCs w:val="19"/>
          <w:lang w:val="en-US"/>
        </w:rPr>
        <w:t>(</w:t>
      </w:r>
      <w:r w:rsidRPr="3B15AA88" w:rsidR="6F38C078">
        <w:rPr>
          <w:rFonts w:ascii="Consolas" w:hAnsi="Consolas" w:eastAsia="Consolas" w:cs="Consolas"/>
          <w:noProof w:val="0"/>
          <w:color w:val="6AAB73"/>
          <w:sz w:val="19"/>
          <w:szCs w:val="19"/>
          <w:lang w:val="en-US"/>
        </w:rPr>
        <w:t>"UPDATE EvaluationType e SET e.deleted = true WHERE e.id IN :ids"</w:t>
      </w:r>
      <w:r w:rsidRPr="3B15AA88" w:rsidR="6F38C078">
        <w:rPr>
          <w:rFonts w:ascii="Consolas" w:hAnsi="Consolas" w:eastAsia="Consolas" w:cs="Consolas"/>
          <w:noProof w:val="0"/>
          <w:color w:val="BCBEC4"/>
          <w:sz w:val="19"/>
          <w:szCs w:val="19"/>
          <w:lang w:val="en-US"/>
        </w:rPr>
        <w:t>)</w:t>
      </w:r>
      <w:r>
        <w:br/>
      </w:r>
      <w:r w:rsidRPr="3B15AA88" w:rsidR="6F38C078">
        <w:rPr>
          <w:rFonts w:ascii="Consolas" w:hAnsi="Consolas" w:eastAsia="Consolas" w:cs="Consolas"/>
          <w:noProof w:val="0"/>
          <w:color w:val="BCBEC4"/>
          <w:sz w:val="19"/>
          <w:szCs w:val="19"/>
          <w:lang w:val="en-US"/>
        </w:rPr>
        <w:t xml:space="preserve">    </w:t>
      </w:r>
      <w:r w:rsidRPr="3B15AA88" w:rsidR="6F38C078">
        <w:rPr>
          <w:rFonts w:ascii="Consolas" w:hAnsi="Consolas" w:eastAsia="Consolas" w:cs="Consolas"/>
          <w:noProof w:val="0"/>
          <w:color w:val="CF8E6D"/>
          <w:sz w:val="19"/>
          <w:szCs w:val="19"/>
          <w:lang w:val="en-US"/>
        </w:rPr>
        <w:t xml:space="preserve">void </w:t>
      </w:r>
      <w:r w:rsidRPr="3B15AA88" w:rsidR="6F38C078">
        <w:rPr>
          <w:rFonts w:ascii="Consolas" w:hAnsi="Consolas" w:eastAsia="Consolas" w:cs="Consolas"/>
          <w:noProof w:val="0"/>
          <w:color w:val="56A8F5"/>
          <w:sz w:val="19"/>
          <w:szCs w:val="19"/>
          <w:lang w:val="en-US"/>
        </w:rPr>
        <w:t>softDeleteAllInBatch</w:t>
      </w:r>
      <w:r w:rsidRPr="3B15AA88" w:rsidR="6F38C078">
        <w:rPr>
          <w:rFonts w:ascii="Consolas" w:hAnsi="Consolas" w:eastAsia="Consolas" w:cs="Consolas"/>
          <w:noProof w:val="0"/>
          <w:color w:val="BCBEC4"/>
          <w:sz w:val="19"/>
          <w:szCs w:val="19"/>
          <w:lang w:val="en-US"/>
        </w:rPr>
        <w:t>(</w:t>
      </w:r>
      <w:r w:rsidRPr="3B15AA88" w:rsidR="6F38C078">
        <w:rPr>
          <w:rFonts w:ascii="Consolas" w:hAnsi="Consolas" w:eastAsia="Consolas" w:cs="Consolas"/>
          <w:noProof w:val="0"/>
          <w:color w:val="B3AE60"/>
          <w:sz w:val="19"/>
          <w:szCs w:val="19"/>
          <w:lang w:val="en-US"/>
        </w:rPr>
        <w:t>@Param</w:t>
      </w:r>
      <w:r w:rsidRPr="3B15AA88" w:rsidR="6F38C078">
        <w:rPr>
          <w:rFonts w:ascii="Consolas" w:hAnsi="Consolas" w:eastAsia="Consolas" w:cs="Consolas"/>
          <w:noProof w:val="0"/>
          <w:color w:val="BCBEC4"/>
          <w:sz w:val="19"/>
          <w:szCs w:val="19"/>
          <w:lang w:val="en-US"/>
        </w:rPr>
        <w:t>(</w:t>
      </w:r>
      <w:r w:rsidRPr="3B15AA88" w:rsidR="6F38C078">
        <w:rPr>
          <w:rFonts w:ascii="Consolas" w:hAnsi="Consolas" w:eastAsia="Consolas" w:cs="Consolas"/>
          <w:noProof w:val="0"/>
          <w:color w:val="6AAB73"/>
          <w:sz w:val="19"/>
          <w:szCs w:val="19"/>
          <w:lang w:val="en-US"/>
        </w:rPr>
        <w:t>"ids"</w:t>
      </w:r>
      <w:r w:rsidRPr="3B15AA88" w:rsidR="6F38C078">
        <w:rPr>
          <w:rFonts w:ascii="Consolas" w:hAnsi="Consolas" w:eastAsia="Consolas" w:cs="Consolas"/>
          <w:noProof w:val="0"/>
          <w:color w:val="BCBEC4"/>
          <w:sz w:val="19"/>
          <w:szCs w:val="19"/>
          <w:lang w:val="en-US"/>
        </w:rPr>
        <w:t>) List&lt;Long&gt; ids);</w:t>
      </w:r>
      <w:r>
        <w:br/>
      </w:r>
      <w:r w:rsidRPr="3B15AA88" w:rsidR="6F38C078">
        <w:rPr>
          <w:rFonts w:ascii="Consolas" w:hAnsi="Consolas" w:eastAsia="Consolas" w:cs="Consolas"/>
          <w:noProof w:val="0"/>
          <w:color w:val="BCBEC4"/>
          <w:sz w:val="19"/>
          <w:szCs w:val="19"/>
          <w:lang w:val="en-US"/>
        </w:rPr>
        <w:t>}</w:t>
      </w:r>
    </w:p>
    <w:p w:rsidR="2B463266" w:rsidP="2B463266" w:rsidRDefault="2B463266" w14:paraId="53AD3376" w14:textId="7D2C275F"/>
    <w:p w:rsidR="2B463266" w:rsidP="2B463266" w:rsidRDefault="2B463266" w14:paraId="06292149" w14:textId="65E07A1A"/>
    <w:p w:rsidR="2B463266" w:rsidP="4538D213" w:rsidRDefault="2B463266" w14:paraId="0E9645C4" w14:textId="75751CE8">
      <w:pPr>
        <w:rPr>
          <w:b w:val="1"/>
          <w:bCs w:val="1"/>
          <w:sz w:val="36"/>
          <w:szCs w:val="36"/>
        </w:rPr>
      </w:pPr>
      <w:r w:rsidRPr="4538D213" w:rsidR="58E5B6C8">
        <w:rPr>
          <w:b w:val="1"/>
          <w:bCs w:val="1"/>
          <w:sz w:val="36"/>
          <w:szCs w:val="36"/>
        </w:rPr>
        <w:t>Inline Edit Component (Save-All Action)</w:t>
      </w:r>
    </w:p>
    <w:p w:rsidR="2B463266" w:rsidP="4538D213" w:rsidRDefault="2B463266" w14:paraId="48B5C2E4" w14:textId="76B4C219">
      <w:pPr>
        <w:rPr>
          <w:b w:val="0"/>
          <w:bCs w:val="0"/>
          <w:sz w:val="24"/>
          <w:szCs w:val="24"/>
        </w:rPr>
      </w:pPr>
      <w:r w:rsidRPr="4538D213" w:rsidR="2FCA4D18">
        <w:rPr>
          <w:b w:val="0"/>
          <w:bCs w:val="0"/>
          <w:sz w:val="24"/>
          <w:szCs w:val="24"/>
        </w:rPr>
        <w:t xml:space="preserve">Ticket: </w:t>
      </w:r>
      <w:hyperlink r:id="Raae794b325614ceb">
        <w:r w:rsidRPr="4538D213" w:rsidR="2FCA4D18">
          <w:rPr>
            <w:rStyle w:val="Hyperlink"/>
            <w:b w:val="0"/>
            <w:bCs w:val="0"/>
            <w:sz w:val="24"/>
            <w:szCs w:val="24"/>
          </w:rPr>
          <w:t>GSIS-7235</w:t>
        </w:r>
      </w:hyperlink>
      <w:r w:rsidRPr="4538D213" w:rsidR="6C93BCDA">
        <w:rPr>
          <w:b w:val="0"/>
          <w:bCs w:val="0"/>
          <w:sz w:val="24"/>
          <w:szCs w:val="24"/>
        </w:rPr>
        <w:t xml:space="preserve"> - Refer the comment section in this ticket.</w:t>
      </w:r>
    </w:p>
    <w:p w:rsidR="2B463266" w:rsidP="4538D213" w:rsidRDefault="2B463266" w14:paraId="7B49FA98" w14:textId="5E9587C2">
      <w:pPr>
        <w:rPr>
          <w:b w:val="0"/>
          <w:bCs w:val="0"/>
          <w:sz w:val="24"/>
          <w:szCs w:val="24"/>
        </w:rPr>
      </w:pPr>
      <w:r w:rsidRPr="4538D213" w:rsidR="3C0C58E9">
        <w:rPr>
          <w:b w:val="0"/>
          <w:bCs w:val="0"/>
          <w:sz w:val="24"/>
          <w:szCs w:val="24"/>
        </w:rPr>
        <w:t xml:space="preserve">To save multiple records at once in inline add/edit components, use the </w:t>
      </w:r>
      <w:r w:rsidRPr="4538D213" w:rsidR="3C0C58E9">
        <w:rPr>
          <w:b w:val="0"/>
          <w:bCs w:val="0"/>
          <w:sz w:val="24"/>
          <w:szCs w:val="24"/>
        </w:rPr>
        <w:t>saveBulk</w:t>
      </w:r>
      <w:r w:rsidRPr="4538D213" w:rsidR="3C0C58E9">
        <w:rPr>
          <w:b w:val="0"/>
          <w:bCs w:val="0"/>
          <w:sz w:val="24"/>
          <w:szCs w:val="24"/>
        </w:rPr>
        <w:t>(</w:t>
      </w:r>
      <w:r w:rsidRPr="4538D213" w:rsidR="3C0C58E9">
        <w:rPr>
          <w:b w:val="0"/>
          <w:bCs w:val="0"/>
          <w:sz w:val="24"/>
          <w:szCs w:val="24"/>
        </w:rPr>
        <w:t>)  function</w:t>
      </w:r>
      <w:r w:rsidRPr="4538D213" w:rsidR="3C0C58E9">
        <w:rPr>
          <w:b w:val="0"/>
          <w:bCs w:val="0"/>
          <w:sz w:val="24"/>
          <w:szCs w:val="24"/>
        </w:rPr>
        <w:t xml:space="preserve"> in base-crud-service.ts file.</w:t>
      </w:r>
    </w:p>
    <w:p w:rsidR="2B463266" w:rsidP="4538D213" w:rsidRDefault="2B463266" w14:paraId="062AA6A9" w14:textId="052446C2">
      <w:pPr>
        <w:pStyle w:val="Normal"/>
        <w:rPr>
          <w:b w:val="0"/>
          <w:bCs w:val="0"/>
          <w:sz w:val="24"/>
          <w:szCs w:val="24"/>
        </w:rPr>
      </w:pPr>
      <w:r w:rsidR="67047D83">
        <w:rPr/>
        <w:t>base-crud-service.ts</w:t>
      </w:r>
      <w:r w:rsidR="70DC3016">
        <w:drawing>
          <wp:inline wp14:editId="1AFD436A" wp14:anchorId="2E6CC3DE">
            <wp:extent cx="5943600" cy="2981325"/>
            <wp:effectExtent l="0" t="0" r="0" b="0"/>
            <wp:docPr id="1133185470" name="" title=""/>
            <wp:cNvGraphicFramePr>
              <a:graphicFrameLocks noChangeAspect="1"/>
            </wp:cNvGraphicFramePr>
            <a:graphic>
              <a:graphicData uri="http://schemas.openxmlformats.org/drawingml/2006/picture">
                <pic:pic>
                  <pic:nvPicPr>
                    <pic:cNvPr id="0" name=""/>
                    <pic:cNvPicPr/>
                  </pic:nvPicPr>
                  <pic:blipFill>
                    <a:blip r:embed="R69e8f66d5ee84a44">
                      <a:extLst>
                        <a:ext xmlns:a="http://schemas.openxmlformats.org/drawingml/2006/main" uri="{28A0092B-C50C-407E-A947-70E740481C1C}">
                          <a14:useLocalDpi val="0"/>
                        </a:ext>
                      </a:extLst>
                    </a:blip>
                    <a:stretch>
                      <a:fillRect/>
                    </a:stretch>
                  </pic:blipFill>
                  <pic:spPr>
                    <a:xfrm>
                      <a:off x="0" y="0"/>
                      <a:ext cx="5943600" cy="2981325"/>
                    </a:xfrm>
                    <a:prstGeom prst="rect">
                      <a:avLst/>
                    </a:prstGeom>
                  </pic:spPr>
                </pic:pic>
              </a:graphicData>
            </a:graphic>
          </wp:inline>
        </w:drawing>
      </w:r>
    </w:p>
    <w:p w:rsidR="2B463266" w:rsidP="4538D213" w:rsidRDefault="2B463266" w14:paraId="2723E31E" w14:textId="46F38272">
      <w:pPr>
        <w:pStyle w:val="Normal"/>
        <w:rPr>
          <w:b w:val="0"/>
          <w:bCs w:val="0"/>
          <w:sz w:val="24"/>
          <w:szCs w:val="24"/>
        </w:rPr>
      </w:pPr>
      <w:r w:rsidRPr="4538D213" w:rsidR="1FBEAB0F">
        <w:rPr>
          <w:b w:val="0"/>
          <w:bCs w:val="0"/>
          <w:sz w:val="24"/>
          <w:szCs w:val="24"/>
        </w:rPr>
        <w:t xml:space="preserve">In your custom </w:t>
      </w:r>
      <w:r w:rsidRPr="4538D213" w:rsidR="1FBEAB0F">
        <w:rPr>
          <w:b w:val="0"/>
          <w:bCs w:val="0"/>
          <w:sz w:val="24"/>
          <w:szCs w:val="24"/>
        </w:rPr>
        <w:t>component</w:t>
      </w:r>
      <w:r w:rsidRPr="4538D213" w:rsidR="1FBEAB0F">
        <w:rPr>
          <w:b w:val="0"/>
          <w:bCs w:val="0"/>
          <w:sz w:val="24"/>
          <w:szCs w:val="24"/>
        </w:rPr>
        <w:t xml:space="preserve">, implement the </w:t>
      </w:r>
      <w:r w:rsidRPr="4538D213" w:rsidR="1FBEAB0F">
        <w:rPr>
          <w:b w:val="0"/>
          <w:bCs w:val="0"/>
          <w:sz w:val="24"/>
          <w:szCs w:val="24"/>
        </w:rPr>
        <w:t>saveBulk</w:t>
      </w:r>
      <w:r w:rsidRPr="4538D213" w:rsidR="1FBEAB0F">
        <w:rPr>
          <w:b w:val="0"/>
          <w:bCs w:val="0"/>
          <w:sz w:val="24"/>
          <w:szCs w:val="24"/>
        </w:rPr>
        <w:t xml:space="preserve">() function as part of the 'Save All' </w:t>
      </w:r>
      <w:r w:rsidRPr="4538D213" w:rsidR="1FBEAB0F">
        <w:rPr>
          <w:b w:val="0"/>
          <w:bCs w:val="0"/>
          <w:sz w:val="24"/>
          <w:szCs w:val="24"/>
        </w:rPr>
        <w:t>button’s</w:t>
      </w:r>
      <w:r w:rsidRPr="4538D213" w:rsidR="1FBEAB0F">
        <w:rPr>
          <w:b w:val="0"/>
          <w:bCs w:val="0"/>
          <w:sz w:val="24"/>
          <w:szCs w:val="24"/>
        </w:rPr>
        <w:t xml:space="preserve"> click handler to commit multiple inline records at once.</w:t>
      </w:r>
    </w:p>
    <w:p w:rsidR="2B463266" w:rsidP="4538D213" w:rsidRDefault="2B463266" w14:paraId="0F572C9B" w14:textId="684468F9">
      <w:pPr>
        <w:pStyle w:val="Normal"/>
        <w:rPr>
          <w:b w:val="0"/>
          <w:bCs w:val="0"/>
          <w:sz w:val="24"/>
          <w:szCs w:val="24"/>
          <w:u w:val="single"/>
        </w:rPr>
      </w:pPr>
      <w:r w:rsidRPr="4538D213" w:rsidR="1FBEAB0F">
        <w:rPr>
          <w:b w:val="0"/>
          <w:bCs w:val="0"/>
          <w:sz w:val="24"/>
          <w:szCs w:val="24"/>
          <w:u w:val="single"/>
        </w:rPr>
        <w:t>Frontend</w:t>
      </w:r>
    </w:p>
    <w:p w:rsidR="2B463266" w:rsidP="4538D213" w:rsidRDefault="2B463266" w14:paraId="682E889C" w14:textId="05AD77C0">
      <w:pPr>
        <w:pStyle w:val="Normal"/>
        <w:rPr>
          <w:b w:val="0"/>
          <w:bCs w:val="0"/>
          <w:sz w:val="24"/>
          <w:szCs w:val="24"/>
        </w:rPr>
      </w:pPr>
      <w:r w:rsidRPr="4538D213" w:rsidR="1FBEAB0F">
        <w:rPr>
          <w:b w:val="0"/>
          <w:bCs w:val="0"/>
          <w:sz w:val="24"/>
          <w:szCs w:val="24"/>
        </w:rPr>
        <w:t>evaluation-type-list.component.ts</w:t>
      </w:r>
    </w:p>
    <w:p w:rsidR="2B463266" w:rsidP="4538D213" w:rsidRDefault="2B463266" w14:paraId="07C05B1F" w14:textId="467FB11E">
      <w:pPr>
        <w:shd w:val="clear" w:color="auto" w:fill="1E1F22"/>
        <w:spacing w:before="0" w:beforeAutospacing="off" w:after="0" w:afterAutospacing="off"/>
      </w:pPr>
      <w:r w:rsidRPr="4538D213" w:rsidR="1FBEAB0F">
        <w:rPr>
          <w:rFonts w:ascii="Consolas" w:hAnsi="Consolas" w:eastAsia="Consolas" w:cs="Consolas"/>
          <w:noProof w:val="0"/>
          <w:color w:val="56A8F5"/>
          <w:sz w:val="19"/>
          <w:szCs w:val="19"/>
          <w:lang w:val="en-US"/>
        </w:rPr>
        <w:t>saveAll</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void </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let </w:t>
      </w:r>
      <w:r w:rsidRPr="4538D213" w:rsidR="1FBEAB0F">
        <w:rPr>
          <w:rFonts w:ascii="Consolas" w:hAnsi="Consolas" w:eastAsia="Consolas" w:cs="Consolas"/>
          <w:noProof w:val="0"/>
          <w:color w:val="A9B7C6"/>
          <w:sz w:val="19"/>
          <w:szCs w:val="19"/>
          <w:lang w:val="en-US"/>
        </w:rPr>
        <w:t xml:space="preserve">isValidated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true</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const </w:t>
      </w:r>
      <w:r w:rsidRPr="4538D213" w:rsidR="1FBEAB0F">
        <w:rPr>
          <w:rFonts w:ascii="Consolas" w:hAnsi="Consolas" w:eastAsia="Consolas" w:cs="Consolas"/>
          <w:noProof w:val="0"/>
          <w:color w:val="A9B7C6"/>
          <w:sz w:val="19"/>
          <w:szCs w:val="19"/>
          <w:lang w:val="en-US"/>
        </w:rPr>
        <w:t>modifiedList</w:t>
      </w:r>
      <w:r w:rsidRPr="4538D213" w:rsidR="1FBEAB0F">
        <w:rPr>
          <w:rFonts w:ascii="Consolas" w:hAnsi="Consolas" w:eastAsia="Consolas" w:cs="Consolas"/>
          <w:noProof w:val="0"/>
          <w:color w:val="BCBEC4"/>
          <w:sz w:val="19"/>
          <w:szCs w:val="19"/>
          <w:lang w:val="en-US"/>
        </w:rPr>
        <w:t xml:space="preserve">: EvaluationTypeMaster[] =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rows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map</w:t>
      </w:r>
      <w:r w:rsidRPr="4538D213" w:rsidR="1FBEAB0F">
        <w:rPr>
          <w:rFonts w:ascii="Consolas" w:hAnsi="Consolas" w:eastAsia="Consolas" w:cs="Consolas"/>
          <w:noProof w:val="0"/>
          <w:color w:val="BCBEC4"/>
          <w:sz w:val="19"/>
          <w:szCs w:val="19"/>
          <w:lang w:val="en-US"/>
        </w:rPr>
        <w:t>(item =&gt; {</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if </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validateInlineRowBeforeSave</w:t>
      </w:r>
      <w:r w:rsidRPr="4538D213" w:rsidR="1FBEAB0F">
        <w:rPr>
          <w:rFonts w:ascii="Consolas" w:hAnsi="Consolas" w:eastAsia="Consolas" w:cs="Consolas"/>
          <w:noProof w:val="0"/>
          <w:color w:val="BCBEC4"/>
          <w:sz w:val="19"/>
          <w:szCs w:val="19"/>
          <w:lang w:val="en-US"/>
        </w:rPr>
        <w:t>(item)) {</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A9B7C6"/>
          <w:sz w:val="19"/>
          <w:szCs w:val="19"/>
          <w:lang w:val="en-US"/>
        </w:rPr>
        <w:t xml:space="preserve">isValidated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false</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br/>
      </w:r>
      <w:r w:rsidRPr="4538D213" w:rsidR="1FBEAB0F">
        <w:rPr>
          <w:rFonts w:ascii="Consolas" w:hAnsi="Consolas" w:eastAsia="Consolas" w:cs="Consolas"/>
          <w:noProof w:val="0"/>
          <w:color w:val="BCBEC4"/>
          <w:sz w:val="19"/>
          <w:szCs w:val="19"/>
          <w:lang w:val="en-US"/>
        </w:rPr>
        <w:t xml:space="preserve">        item.</w:t>
      </w:r>
      <w:r w:rsidRPr="4538D213" w:rsidR="1FBEAB0F">
        <w:rPr>
          <w:rFonts w:ascii="Consolas" w:hAnsi="Consolas" w:eastAsia="Consolas" w:cs="Consolas"/>
          <w:noProof w:val="0"/>
          <w:color w:val="C77DBB"/>
          <w:sz w:val="19"/>
          <w:szCs w:val="19"/>
          <w:lang w:val="en-US"/>
        </w:rPr>
        <w:t xml:space="preserve">tenantId </w:t>
      </w:r>
      <w:r w:rsidRPr="4538D213" w:rsidR="1FBEAB0F">
        <w:rPr>
          <w:rFonts w:ascii="Consolas" w:hAnsi="Consolas" w:eastAsia="Consolas" w:cs="Consolas"/>
          <w:noProof w:val="0"/>
          <w:color w:val="BCBEC4"/>
          <w:sz w:val="19"/>
          <w:szCs w:val="19"/>
          <w:lang w:val="en-US"/>
        </w:rPr>
        <w:t>= TenantService.</w:t>
      </w:r>
      <w:r w:rsidRPr="4538D213" w:rsidR="1FBEAB0F">
        <w:rPr>
          <w:rFonts w:ascii="Consolas" w:hAnsi="Consolas" w:eastAsia="Consolas" w:cs="Consolas"/>
          <w:i w:val="1"/>
          <w:iCs w:val="1"/>
          <w:noProof w:val="0"/>
          <w:color w:val="57AAF7"/>
          <w:sz w:val="19"/>
          <w:szCs w:val="19"/>
          <w:lang w:val="en-US"/>
        </w:rPr>
        <w:t>getSelectedTenantId</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item.</w:t>
      </w:r>
      <w:r w:rsidRPr="4538D213" w:rsidR="1FBEAB0F">
        <w:rPr>
          <w:rFonts w:ascii="Consolas" w:hAnsi="Consolas" w:eastAsia="Consolas" w:cs="Consolas"/>
          <w:noProof w:val="0"/>
          <w:color w:val="C77DBB"/>
          <w:sz w:val="19"/>
          <w:szCs w:val="19"/>
          <w:lang w:val="en-US"/>
        </w:rPr>
        <w:t xml:space="preserve">activeStatus </w:t>
      </w:r>
      <w:r w:rsidRPr="4538D213" w:rsidR="1FBEAB0F">
        <w:rPr>
          <w:rFonts w:ascii="Consolas" w:hAnsi="Consolas" w:eastAsia="Consolas" w:cs="Consolas"/>
          <w:noProof w:val="0"/>
          <w:color w:val="BCBEC4"/>
          <w:sz w:val="19"/>
          <w:szCs w:val="19"/>
          <w:lang w:val="en-US"/>
        </w:rPr>
        <w:t>= item.</w:t>
      </w:r>
      <w:r w:rsidRPr="4538D213" w:rsidR="1FBEAB0F">
        <w:rPr>
          <w:rFonts w:ascii="Consolas" w:hAnsi="Consolas" w:eastAsia="Consolas" w:cs="Consolas"/>
          <w:noProof w:val="0"/>
          <w:color w:val="C77DBB"/>
          <w:sz w:val="19"/>
          <w:szCs w:val="19"/>
          <w:lang w:val="en-US"/>
        </w:rPr>
        <w:t xml:space="preserve">activeStatus </w:t>
      </w:r>
      <w:r w:rsidRPr="4538D213" w:rsidR="1FBEAB0F">
        <w:rPr>
          <w:rFonts w:ascii="Consolas" w:hAnsi="Consolas" w:eastAsia="Consolas" w:cs="Consolas"/>
          <w:noProof w:val="0"/>
          <w:color w:val="BCBEC4"/>
          <w:sz w:val="19"/>
          <w:szCs w:val="19"/>
          <w:lang w:val="en-US"/>
        </w:rPr>
        <w:t>? item.</w:t>
      </w:r>
      <w:r w:rsidRPr="4538D213" w:rsidR="1FBEAB0F">
        <w:rPr>
          <w:rFonts w:ascii="Consolas" w:hAnsi="Consolas" w:eastAsia="Consolas" w:cs="Consolas"/>
          <w:noProof w:val="0"/>
          <w:color w:val="C77DBB"/>
          <w:sz w:val="19"/>
          <w:szCs w:val="19"/>
          <w:lang w:val="en-US"/>
        </w:rPr>
        <w:t xml:space="preserve">activeStatus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false</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item.</w:t>
      </w:r>
      <w:r w:rsidRPr="4538D213" w:rsidR="1FBEAB0F">
        <w:rPr>
          <w:rFonts w:ascii="Consolas" w:hAnsi="Consolas" w:eastAsia="Consolas" w:cs="Consolas"/>
          <w:noProof w:val="0"/>
          <w:color w:val="C77DBB"/>
          <w:sz w:val="19"/>
          <w:szCs w:val="19"/>
          <w:lang w:val="en-US"/>
        </w:rPr>
        <w:t xml:space="preserve">contextAssignmentId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contextMenuService</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getSelectedChildId</w:t>
      </w:r>
      <w:r w:rsidRPr="4538D213" w:rsidR="1FBEAB0F">
        <w:rPr>
          <w:rFonts w:ascii="Consolas" w:hAnsi="Consolas" w:eastAsia="Consolas" w:cs="Consolas"/>
          <w:noProof w:val="0"/>
          <w:color w:val="BCBEC4"/>
          <w:sz w:val="19"/>
          <w:szCs w:val="19"/>
          <w:lang w:val="en-US"/>
        </w:rPr>
        <w:t>();</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return </w:t>
      </w:r>
      <w:r w:rsidRPr="4538D213" w:rsidR="1FBEAB0F">
        <w:rPr>
          <w:rFonts w:ascii="Consolas" w:hAnsi="Consolas" w:eastAsia="Consolas" w:cs="Consolas"/>
          <w:noProof w:val="0"/>
          <w:color w:val="BCBEC4"/>
          <w:sz w:val="19"/>
          <w:szCs w:val="19"/>
          <w:lang w:val="en-US"/>
        </w:rPr>
        <w:t>item;</w:t>
      </w:r>
      <w:r>
        <w:br/>
      </w:r>
      <w:r w:rsidRPr="4538D213" w:rsidR="1FBEAB0F">
        <w:rPr>
          <w:rFonts w:ascii="Consolas" w:hAnsi="Consolas" w:eastAsia="Consolas" w:cs="Consolas"/>
          <w:noProof w:val="0"/>
          <w:color w:val="BCBEC4"/>
          <w:sz w:val="19"/>
          <w:szCs w:val="19"/>
          <w:lang w:val="en-US"/>
        </w:rPr>
        <w:t xml:space="preserve">    });</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if </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A9B7C6"/>
          <w:sz w:val="19"/>
          <w:szCs w:val="19"/>
          <w:lang w:val="en-US"/>
        </w:rPr>
        <w:t>isValidated</w:t>
      </w:r>
      <w:r w:rsidRPr="4538D213" w:rsidR="1FBEAB0F">
        <w:rPr>
          <w:rFonts w:ascii="Consolas" w:hAnsi="Consolas" w:eastAsia="Consolas" w:cs="Consolas"/>
          <w:noProof w:val="0"/>
          <w:color w:val="BCBEC4"/>
          <w:sz w:val="19"/>
          <w:szCs w:val="19"/>
          <w:lang w:val="en-US"/>
        </w:rPr>
        <w:t>) {</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return</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 </w:t>
      </w:r>
      <w:r w:rsidRPr="4538D213" w:rsidR="1FBEAB0F">
        <w:rPr>
          <w:rFonts w:ascii="Consolas" w:hAnsi="Consolas" w:eastAsia="Consolas" w:cs="Consolas"/>
          <w:noProof w:val="0"/>
          <w:color w:val="CF8E6D"/>
          <w:sz w:val="19"/>
          <w:szCs w:val="19"/>
          <w:lang w:val="en-US"/>
        </w:rPr>
        <w:t xml:space="preserve">else </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evaluationTypeMasterService</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saveBulk</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A9B7C6"/>
          <w:sz w:val="19"/>
          <w:szCs w:val="19"/>
          <w:lang w:val="en-US"/>
        </w:rPr>
        <w:t>modifiedList</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subscribe</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56A8F5"/>
          <w:sz w:val="19"/>
          <w:szCs w:val="19"/>
          <w:lang w:val="en-US"/>
        </w:rPr>
        <w:t>next</w:t>
      </w:r>
      <w:r w:rsidRPr="4538D213" w:rsidR="1FBEAB0F">
        <w:rPr>
          <w:rFonts w:ascii="Consolas" w:hAnsi="Consolas" w:eastAsia="Consolas" w:cs="Consolas"/>
          <w:noProof w:val="0"/>
          <w:color w:val="BCBEC4"/>
          <w:sz w:val="19"/>
          <w:szCs w:val="19"/>
          <w:lang w:val="en-US"/>
        </w:rPr>
        <w:t>: response =&gt; {</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_gearsAlertService</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showSaveSuccessAlert</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getComponent</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 xml:space="preserve">dataList </w:t>
      </w:r>
      <w:r w:rsidRPr="4538D213" w:rsidR="1FBEAB0F">
        <w:rPr>
          <w:rFonts w:ascii="Consolas" w:hAnsi="Consolas" w:eastAsia="Consolas" w:cs="Consolas"/>
          <w:noProof w:val="0"/>
          <w:color w:val="BCBEC4"/>
          <w:sz w:val="19"/>
          <w:szCs w:val="19"/>
          <w:lang w:val="en-US"/>
        </w:rPr>
        <w:t>= response?.</w:t>
      </w:r>
      <w:r w:rsidRPr="4538D213" w:rsidR="1FBEAB0F">
        <w:rPr>
          <w:rFonts w:ascii="Consolas" w:hAnsi="Consolas" w:eastAsia="Consolas" w:cs="Consolas"/>
          <w:noProof w:val="0"/>
          <w:color w:val="C77DBB"/>
          <w:sz w:val="19"/>
          <w:szCs w:val="19"/>
          <w:lang w:val="en-US"/>
        </w:rPr>
        <w:t>payload</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setVisibleEditSaveAllButton</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loadData</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 </w:t>
      </w:r>
      <w:r w:rsidRPr="4538D213" w:rsidR="1FBEAB0F">
        <w:rPr>
          <w:rFonts w:ascii="Consolas" w:hAnsi="Consolas" w:eastAsia="Consolas" w:cs="Consolas"/>
          <w:noProof w:val="0"/>
          <w:color w:val="56A8F5"/>
          <w:sz w:val="19"/>
          <w:szCs w:val="19"/>
          <w:lang w:val="en-US"/>
        </w:rPr>
        <w:t>error</w:t>
      </w:r>
      <w:r w:rsidRPr="4538D213" w:rsidR="1FBEAB0F">
        <w:rPr>
          <w:rFonts w:ascii="Consolas" w:hAnsi="Consolas" w:eastAsia="Consolas" w:cs="Consolas"/>
          <w:noProof w:val="0"/>
          <w:color w:val="BCBEC4"/>
          <w:sz w:val="19"/>
          <w:szCs w:val="19"/>
          <w:lang w:val="en-US"/>
        </w:rPr>
        <w:t>: error =&gt; {</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if </w:t>
      </w:r>
      <w:r w:rsidRPr="4538D213" w:rsidR="1FBEAB0F">
        <w:rPr>
          <w:rFonts w:ascii="Consolas" w:hAnsi="Consolas" w:eastAsia="Consolas" w:cs="Consolas"/>
          <w:noProof w:val="0"/>
          <w:color w:val="BCBEC4"/>
          <w:sz w:val="19"/>
          <w:szCs w:val="19"/>
          <w:lang w:val="en-US"/>
        </w:rPr>
        <w:t xml:space="preserve">(error !== </w:t>
      </w:r>
      <w:r w:rsidRPr="4538D213" w:rsidR="1FBEAB0F">
        <w:rPr>
          <w:rFonts w:ascii="Consolas" w:hAnsi="Consolas" w:eastAsia="Consolas" w:cs="Consolas"/>
          <w:noProof w:val="0"/>
          <w:color w:val="CF8E6D"/>
          <w:sz w:val="19"/>
          <w:szCs w:val="19"/>
          <w:lang w:val="en-US"/>
        </w:rPr>
        <w:t xml:space="preserve">undefined </w:t>
      </w:r>
      <w:r w:rsidRPr="4538D213" w:rsidR="1FBEAB0F">
        <w:rPr>
          <w:rFonts w:ascii="Consolas" w:hAnsi="Consolas" w:eastAsia="Consolas" w:cs="Consolas"/>
          <w:noProof w:val="0"/>
          <w:color w:val="BCBEC4"/>
          <w:sz w:val="19"/>
          <w:szCs w:val="19"/>
          <w:lang w:val="en-US"/>
        </w:rPr>
        <w:t>&amp;&amp; error.</w:t>
      </w:r>
      <w:r w:rsidRPr="4538D213" w:rsidR="1FBEAB0F">
        <w:rPr>
          <w:rFonts w:ascii="Consolas" w:hAnsi="Consolas" w:eastAsia="Consolas" w:cs="Consolas"/>
          <w:noProof w:val="0"/>
          <w:color w:val="C77DBB"/>
          <w:sz w:val="19"/>
          <w:szCs w:val="19"/>
          <w:lang w:val="en-US"/>
        </w:rPr>
        <w:t xml:space="preserve">error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undefined </w:t>
      </w:r>
      <w:r w:rsidRPr="4538D213" w:rsidR="1FBEAB0F">
        <w:rPr>
          <w:rFonts w:ascii="Consolas" w:hAnsi="Consolas" w:eastAsia="Consolas" w:cs="Consolas"/>
          <w:noProof w:val="0"/>
          <w:color w:val="BCBEC4"/>
          <w:sz w:val="19"/>
          <w:szCs w:val="19"/>
          <w:lang w:val="en-US"/>
        </w:rPr>
        <w:t>&amp;&amp; error.</w:t>
      </w:r>
      <w:r w:rsidRPr="4538D213" w:rsidR="1FBEAB0F">
        <w:rPr>
          <w:rFonts w:ascii="Consolas" w:hAnsi="Consolas" w:eastAsia="Consolas" w:cs="Consolas"/>
          <w:noProof w:val="0"/>
          <w:color w:val="C77DBB"/>
          <w:sz w:val="19"/>
          <w:szCs w:val="19"/>
          <w:lang w:val="en-US"/>
        </w:rPr>
        <w:t>error</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 xml:space="preserve">statusCode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2AACB8"/>
          <w:sz w:val="19"/>
          <w:szCs w:val="19"/>
          <w:lang w:val="en-US"/>
        </w:rPr>
        <w:t>4000</w:t>
      </w:r>
      <w:r w:rsidRPr="4538D213" w:rsidR="1FBEAB0F">
        <w:rPr>
          <w:rFonts w:ascii="Consolas" w:hAnsi="Consolas" w:eastAsia="Consolas" w:cs="Consolas"/>
          <w:noProof w:val="0"/>
          <w:color w:val="BCBEC4"/>
          <w:sz w:val="19"/>
          <w:szCs w:val="19"/>
          <w:lang w:val="en-US"/>
        </w:rPr>
        <w:t>) {</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const </w:t>
      </w:r>
      <w:r w:rsidRPr="4538D213" w:rsidR="1FBEAB0F">
        <w:rPr>
          <w:rFonts w:ascii="Consolas" w:hAnsi="Consolas" w:eastAsia="Consolas" w:cs="Consolas"/>
          <w:noProof w:val="0"/>
          <w:color w:val="A9B7C6"/>
          <w:sz w:val="19"/>
          <w:szCs w:val="19"/>
          <w:lang w:val="en-US"/>
        </w:rPr>
        <w:t xml:space="preserve">errorMessage </w:t>
      </w:r>
      <w:r w:rsidRPr="4538D213" w:rsidR="1FBEAB0F">
        <w:rPr>
          <w:rFonts w:ascii="Consolas" w:hAnsi="Consolas" w:eastAsia="Consolas" w:cs="Consolas"/>
          <w:noProof w:val="0"/>
          <w:color w:val="BCBEC4"/>
          <w:sz w:val="19"/>
          <w:szCs w:val="19"/>
          <w:lang w:val="en-US"/>
        </w:rPr>
        <w:t>= (error.</w:t>
      </w:r>
      <w:r w:rsidRPr="4538D213" w:rsidR="1FBEAB0F">
        <w:rPr>
          <w:rFonts w:ascii="Consolas" w:hAnsi="Consolas" w:eastAsia="Consolas" w:cs="Consolas"/>
          <w:noProof w:val="0"/>
          <w:color w:val="C77DBB"/>
          <w:sz w:val="19"/>
          <w:szCs w:val="19"/>
          <w:lang w:val="en-US"/>
        </w:rPr>
        <w:t>error</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 xml:space="preserve">errors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undefined </w:t>
      </w:r>
      <w:r w:rsidRPr="4538D213" w:rsidR="1FBEAB0F">
        <w:rPr>
          <w:rFonts w:ascii="Consolas" w:hAnsi="Consolas" w:eastAsia="Consolas" w:cs="Consolas"/>
          <w:noProof w:val="0"/>
          <w:color w:val="BCBEC4"/>
          <w:sz w:val="19"/>
          <w:szCs w:val="19"/>
          <w:lang w:val="en-US"/>
        </w:rPr>
        <w:t>&amp;&amp; error.</w:t>
      </w:r>
      <w:r w:rsidRPr="4538D213" w:rsidR="1FBEAB0F">
        <w:rPr>
          <w:rFonts w:ascii="Consolas" w:hAnsi="Consolas" w:eastAsia="Consolas" w:cs="Consolas"/>
          <w:noProof w:val="0"/>
          <w:color w:val="C77DBB"/>
          <w:sz w:val="19"/>
          <w:szCs w:val="19"/>
          <w:lang w:val="en-US"/>
        </w:rPr>
        <w:t>error</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errors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 xml:space="preserve">fieldErrors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undefined</w:t>
      </w:r>
      <w:r>
        <w:br/>
      </w:r>
      <w:r w:rsidRPr="4538D213" w:rsidR="1FBEAB0F">
        <w:rPr>
          <w:rFonts w:ascii="Consolas" w:hAnsi="Consolas" w:eastAsia="Consolas" w:cs="Consolas"/>
          <w:noProof w:val="0"/>
          <w:color w:val="CF8E6D"/>
          <w:sz w:val="19"/>
          <w:szCs w:val="19"/>
          <w:lang w:val="en-US"/>
        </w:rPr>
        <w:t xml:space="preserve">                        </w:t>
      </w:r>
      <w:r w:rsidRPr="4538D213" w:rsidR="1FBEAB0F">
        <w:rPr>
          <w:rFonts w:ascii="Consolas" w:hAnsi="Consolas" w:eastAsia="Consolas" w:cs="Consolas"/>
          <w:noProof w:val="0"/>
          <w:color w:val="BCBEC4"/>
          <w:sz w:val="19"/>
          <w:szCs w:val="19"/>
          <w:lang w:val="en-US"/>
        </w:rPr>
        <w:t>&amp;&amp; error.</w:t>
      </w:r>
      <w:r w:rsidRPr="4538D213" w:rsidR="1FBEAB0F">
        <w:rPr>
          <w:rFonts w:ascii="Consolas" w:hAnsi="Consolas" w:eastAsia="Consolas" w:cs="Consolas"/>
          <w:noProof w:val="0"/>
          <w:color w:val="C77DBB"/>
          <w:sz w:val="19"/>
          <w:szCs w:val="19"/>
          <w:lang w:val="en-US"/>
        </w:rPr>
        <w:t>error</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errors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fieldErrors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 xml:space="preserve">length </w:t>
      </w:r>
      <w:r w:rsidRPr="4538D213" w:rsidR="1FBEAB0F">
        <w:rPr>
          <w:rFonts w:ascii="Consolas" w:hAnsi="Consolas" w:eastAsia="Consolas" w:cs="Consolas"/>
          <w:noProof w:val="0"/>
          <w:color w:val="BCBEC4"/>
          <w:sz w:val="19"/>
          <w:szCs w:val="19"/>
          <w:lang w:val="en-US"/>
        </w:rPr>
        <w:t xml:space="preserve">&gt; </w:t>
      </w:r>
      <w:r w:rsidRPr="4538D213" w:rsidR="1FBEAB0F">
        <w:rPr>
          <w:rFonts w:ascii="Consolas" w:hAnsi="Consolas" w:eastAsia="Consolas" w:cs="Consolas"/>
          <w:noProof w:val="0"/>
          <w:color w:val="2AACB8"/>
          <w:sz w:val="19"/>
          <w:szCs w:val="19"/>
          <w:lang w:val="en-US"/>
        </w:rPr>
        <w:t>0</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 error.</w:t>
      </w:r>
      <w:r w:rsidRPr="4538D213" w:rsidR="1FBEAB0F">
        <w:rPr>
          <w:rFonts w:ascii="Consolas" w:hAnsi="Consolas" w:eastAsia="Consolas" w:cs="Consolas"/>
          <w:noProof w:val="0"/>
          <w:color w:val="C77DBB"/>
          <w:sz w:val="19"/>
          <w:szCs w:val="19"/>
          <w:lang w:val="en-US"/>
        </w:rPr>
        <w:t>error</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errors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fieldErrors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2AACB8"/>
          <w:sz w:val="19"/>
          <w:szCs w:val="19"/>
          <w:lang w:val="en-US"/>
        </w:rPr>
        <w:t>0</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message</w:t>
      </w:r>
      <w:r>
        <w:br/>
      </w:r>
      <w:r w:rsidRPr="4538D213" w:rsidR="1FBEAB0F">
        <w:rPr>
          <w:rFonts w:ascii="Consolas" w:hAnsi="Consolas" w:eastAsia="Consolas" w:cs="Consolas"/>
          <w:noProof w:val="0"/>
          <w:color w:val="C77DBB"/>
          <w:sz w:val="19"/>
          <w:szCs w:val="19"/>
          <w:lang w:val="en-US"/>
        </w:rPr>
        <w:t xml:space="preserve">                        </w:t>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getComponent</w:t>
      </w:r>
      <w:r w:rsidRPr="4538D213" w:rsidR="1FBEAB0F">
        <w:rPr>
          <w:rFonts w:ascii="Consolas" w:hAnsi="Consolas" w:eastAsia="Consolas" w:cs="Consolas"/>
          <w:noProof w:val="0"/>
          <w:color w:val="BCBEC4"/>
          <w:sz w:val="19"/>
          <w:szCs w:val="19"/>
          <w:lang w:val="en-US"/>
        </w:rPr>
        <w:t>();</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_gearsAlertService</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showErrorAlert</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A9B7C6"/>
          <w:sz w:val="19"/>
          <w:szCs w:val="19"/>
          <w:lang w:val="en-US"/>
        </w:rPr>
        <w:t>errorMessage</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 </w:t>
      </w:r>
      <w:r w:rsidRPr="4538D213" w:rsidR="1FBEAB0F">
        <w:rPr>
          <w:rFonts w:ascii="Consolas" w:hAnsi="Consolas" w:eastAsia="Consolas" w:cs="Consolas"/>
          <w:noProof w:val="0"/>
          <w:color w:val="CF8E6D"/>
          <w:sz w:val="19"/>
          <w:szCs w:val="19"/>
          <w:lang w:val="en-US"/>
        </w:rPr>
        <w:t xml:space="preserve">else </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_gearsAlertService</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showErrorAlert</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56A8F5"/>
          <w:sz w:val="19"/>
          <w:szCs w:val="19"/>
          <w:lang w:val="en-US"/>
        </w:rPr>
        <w:t>translate</w:t>
      </w:r>
      <w:r w:rsidRPr="4538D213" w:rsidR="1FBEAB0F">
        <w:rPr>
          <w:rFonts w:ascii="Consolas" w:hAnsi="Consolas" w:eastAsia="Consolas" w:cs="Consolas"/>
          <w:noProof w:val="0"/>
          <w:color w:val="BCBEC4"/>
          <w:sz w:val="19"/>
          <w:szCs w:val="19"/>
          <w:lang w:val="en-US"/>
        </w:rPr>
        <w:t>(error.</w:t>
      </w:r>
      <w:r w:rsidRPr="4538D213" w:rsidR="1FBEAB0F">
        <w:rPr>
          <w:rFonts w:ascii="Consolas" w:hAnsi="Consolas" w:eastAsia="Consolas" w:cs="Consolas"/>
          <w:noProof w:val="0"/>
          <w:color w:val="C77DBB"/>
          <w:sz w:val="19"/>
          <w:szCs w:val="19"/>
          <w:lang w:val="en-US"/>
        </w:rPr>
        <w:t>error</w:t>
      </w:r>
      <w:r w:rsidRPr="4538D213" w:rsidR="1FBEAB0F">
        <w:rPr>
          <w:rFonts w:ascii="Consolas" w:hAnsi="Consolas" w:eastAsia="Consolas" w:cs="Consolas"/>
          <w:noProof w:val="0"/>
          <w:color w:val="BCBEC4"/>
          <w:sz w:val="19"/>
          <w:szCs w:val="19"/>
          <w:lang w:val="en-US"/>
        </w:rPr>
        <w:t>.</w:t>
      </w:r>
      <w:r w:rsidRPr="4538D213" w:rsidR="1FBEAB0F">
        <w:rPr>
          <w:rFonts w:ascii="Consolas" w:hAnsi="Consolas" w:eastAsia="Consolas" w:cs="Consolas"/>
          <w:noProof w:val="0"/>
          <w:color w:val="C77DBB"/>
          <w:sz w:val="19"/>
          <w:szCs w:val="19"/>
          <w:lang w:val="en-US"/>
        </w:rPr>
        <w:t>message</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br/>
      </w:r>
      <w:r w:rsidRPr="4538D213" w:rsidR="1FBEAB0F">
        <w:rPr>
          <w:rFonts w:ascii="Consolas" w:hAnsi="Consolas" w:eastAsia="Consolas" w:cs="Consolas"/>
          <w:noProof w:val="0"/>
          <w:color w:val="BCBEC4"/>
          <w:sz w:val="19"/>
          <w:szCs w:val="19"/>
          <w:lang w:val="en-US"/>
        </w:rPr>
        <w:t xml:space="preserve">            }</w:t>
      </w:r>
      <w:r>
        <w:br/>
      </w:r>
      <w:r w:rsidRPr="4538D213" w:rsidR="1FBEAB0F">
        <w:rPr>
          <w:rFonts w:ascii="Consolas" w:hAnsi="Consolas" w:eastAsia="Consolas" w:cs="Consolas"/>
          <w:noProof w:val="0"/>
          <w:color w:val="BCBEC4"/>
          <w:sz w:val="19"/>
          <w:szCs w:val="19"/>
          <w:lang w:val="en-US"/>
        </w:rPr>
        <w:t xml:space="preserve">        });</w:t>
      </w:r>
      <w:r>
        <w:br/>
      </w:r>
      <w:r w:rsidRPr="4538D213" w:rsidR="1FBEAB0F">
        <w:rPr>
          <w:rFonts w:ascii="Consolas" w:hAnsi="Consolas" w:eastAsia="Consolas" w:cs="Consolas"/>
          <w:noProof w:val="0"/>
          <w:color w:val="BCBEC4"/>
          <w:sz w:val="19"/>
          <w:szCs w:val="19"/>
          <w:lang w:val="en-US"/>
        </w:rPr>
        <w:t xml:space="preserve">    }</w:t>
      </w:r>
      <w:r>
        <w:br/>
      </w:r>
      <w:r w:rsidRPr="4538D213" w:rsidR="1FBEAB0F">
        <w:rPr>
          <w:rFonts w:ascii="Consolas" w:hAnsi="Consolas" w:eastAsia="Consolas" w:cs="Consolas"/>
          <w:noProof w:val="0"/>
          <w:color w:val="BCBEC4"/>
          <w:sz w:val="19"/>
          <w:szCs w:val="19"/>
          <w:lang w:val="en-US"/>
        </w:rPr>
        <w:t>}</w:t>
      </w:r>
    </w:p>
    <w:p w:rsidR="2B463266" w:rsidP="4538D213" w:rsidRDefault="2B463266" w14:paraId="4397D12D" w14:textId="6D99EB72">
      <w:pPr>
        <w:pStyle w:val="Normal"/>
        <w:rPr>
          <w:b w:val="0"/>
          <w:bCs w:val="0"/>
          <w:sz w:val="24"/>
          <w:szCs w:val="24"/>
        </w:rPr>
      </w:pPr>
    </w:p>
    <w:p w:rsidR="2B463266" w:rsidP="4538D213" w:rsidRDefault="2B463266" w14:paraId="6027EE28" w14:textId="5F8F9349">
      <w:pPr>
        <w:rPr>
          <w:u w:val="single"/>
        </w:rPr>
      </w:pPr>
      <w:r w:rsidRPr="4538D213" w:rsidR="1FBEAB0F">
        <w:rPr>
          <w:u w:val="single"/>
        </w:rPr>
        <w:t>Backend</w:t>
      </w:r>
    </w:p>
    <w:p w:rsidR="2B463266" w:rsidP="2B463266" w:rsidRDefault="2B463266" w14:paraId="02629C3B" w14:textId="26102921">
      <w:pPr>
        <w:rPr>
          <w:u w:val="none"/>
        </w:rPr>
      </w:pPr>
      <w:r w:rsidR="1FBEAB0F">
        <w:rPr>
          <w:u w:val="none"/>
        </w:rPr>
        <w:t>EvaluationTypeController.java</w:t>
      </w:r>
    </w:p>
    <w:p w:rsidR="2B463266" w:rsidP="4538D213" w:rsidRDefault="2B463266" w14:paraId="7CBC82A3" w14:textId="1B2E7650">
      <w:pPr>
        <w:shd w:val="clear" w:color="auto" w:fill="1E1F22"/>
        <w:spacing w:before="0" w:beforeAutospacing="off" w:after="0" w:afterAutospacing="off"/>
      </w:pPr>
      <w:r w:rsidRPr="4538D213" w:rsidR="1FBEAB0F">
        <w:rPr>
          <w:rFonts w:ascii="Consolas" w:hAnsi="Consolas" w:eastAsia="Consolas" w:cs="Consolas"/>
          <w:noProof w:val="0"/>
          <w:color w:val="B3AE60"/>
          <w:sz w:val="19"/>
          <w:szCs w:val="19"/>
          <w:lang w:val="en-US"/>
        </w:rPr>
        <w:t>@PreAuthorizeGrant</w:t>
      </w:r>
      <w:r w:rsidRPr="4538D213" w:rsidR="1FBEAB0F">
        <w:rPr>
          <w:rFonts w:ascii="Consolas" w:hAnsi="Consolas" w:eastAsia="Consolas" w:cs="Consolas"/>
          <w:noProof w:val="0"/>
          <w:color w:val="BCBEC4"/>
          <w:sz w:val="19"/>
          <w:szCs w:val="19"/>
          <w:lang w:val="en-US"/>
        </w:rPr>
        <w:t>(module = {ModuleType.</w:t>
      </w:r>
      <w:r w:rsidRPr="4538D213" w:rsidR="1FBEAB0F">
        <w:rPr>
          <w:rFonts w:ascii="Consolas" w:hAnsi="Consolas" w:eastAsia="Consolas" w:cs="Consolas"/>
          <w:i w:val="1"/>
          <w:iCs w:val="1"/>
          <w:noProof w:val="0"/>
          <w:color w:val="C77DBB"/>
          <w:sz w:val="19"/>
          <w:szCs w:val="19"/>
          <w:lang w:val="en-US"/>
        </w:rPr>
        <w:t>EVALUATION_CRITERIA</w:t>
      </w:r>
      <w:r w:rsidRPr="4538D213" w:rsidR="1FBEAB0F">
        <w:rPr>
          <w:rFonts w:ascii="Consolas" w:hAnsi="Consolas" w:eastAsia="Consolas" w:cs="Consolas"/>
          <w:noProof w:val="0"/>
          <w:color w:val="BCBEC4"/>
          <w:sz w:val="19"/>
          <w:szCs w:val="19"/>
          <w:lang w:val="en-US"/>
        </w:rPr>
        <w:t>, ModuleType.</w:t>
      </w:r>
      <w:r w:rsidRPr="4538D213" w:rsidR="1FBEAB0F">
        <w:rPr>
          <w:rFonts w:ascii="Consolas" w:hAnsi="Consolas" w:eastAsia="Consolas" w:cs="Consolas"/>
          <w:i w:val="1"/>
          <w:iCs w:val="1"/>
          <w:noProof w:val="0"/>
          <w:color w:val="C77DBB"/>
          <w:sz w:val="19"/>
          <w:szCs w:val="19"/>
          <w:lang w:val="en-US"/>
        </w:rPr>
        <w:t>EVALUATION_TYPE</w:t>
      </w:r>
      <w:r w:rsidRPr="4538D213" w:rsidR="1FBEAB0F">
        <w:rPr>
          <w:rFonts w:ascii="Consolas" w:hAnsi="Consolas" w:eastAsia="Consolas" w:cs="Consolas"/>
          <w:noProof w:val="0"/>
          <w:color w:val="BCBEC4"/>
          <w:sz w:val="19"/>
          <w:szCs w:val="19"/>
          <w:lang w:val="en-US"/>
        </w:rPr>
        <w:t>}, permission = PermissionType.</w:t>
      </w:r>
      <w:r w:rsidRPr="4538D213" w:rsidR="1FBEAB0F">
        <w:rPr>
          <w:rFonts w:ascii="Consolas" w:hAnsi="Consolas" w:eastAsia="Consolas" w:cs="Consolas"/>
          <w:i w:val="1"/>
          <w:iCs w:val="1"/>
          <w:noProof w:val="0"/>
          <w:color w:val="C77DBB"/>
          <w:sz w:val="19"/>
          <w:szCs w:val="19"/>
          <w:lang w:val="en-US"/>
        </w:rPr>
        <w:t>CREATE</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3AE60"/>
          <w:sz w:val="19"/>
          <w:szCs w:val="19"/>
          <w:lang w:val="en-US"/>
        </w:rPr>
        <w:t>@PostMapping</w:t>
      </w:r>
      <w:r w:rsidRPr="4538D213" w:rsidR="1FBEAB0F">
        <w:rPr>
          <w:rFonts w:ascii="Consolas" w:hAnsi="Consolas" w:eastAsia="Consolas" w:cs="Consolas"/>
          <w:noProof w:val="0"/>
          <w:color w:val="BCBEC4"/>
          <w:sz w:val="19"/>
          <w:szCs w:val="19"/>
          <w:lang w:val="en-US"/>
        </w:rPr>
        <w:t xml:space="preserve">(value = </w:t>
      </w:r>
      <w:r w:rsidRPr="4538D213" w:rsidR="1FBEAB0F">
        <w:rPr>
          <w:rFonts w:ascii="Consolas" w:hAnsi="Consolas" w:eastAsia="Consolas" w:cs="Consolas"/>
          <w:noProof w:val="0"/>
          <w:color w:val="6AAB73"/>
          <w:sz w:val="19"/>
          <w:szCs w:val="19"/>
          <w:lang w:val="en-US"/>
        </w:rPr>
        <w:t>"/bulk"</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CF8E6D"/>
          <w:sz w:val="19"/>
          <w:szCs w:val="19"/>
          <w:lang w:val="en-US"/>
        </w:rPr>
        <w:t xml:space="preserve">public </w:t>
      </w:r>
      <w:r w:rsidRPr="4538D213" w:rsidR="1FBEAB0F">
        <w:rPr>
          <w:rFonts w:ascii="Consolas" w:hAnsi="Consolas" w:eastAsia="Consolas" w:cs="Consolas"/>
          <w:noProof w:val="0"/>
          <w:color w:val="BCBEC4"/>
          <w:sz w:val="19"/>
          <w:szCs w:val="19"/>
          <w:lang w:val="en-US"/>
        </w:rPr>
        <w:t xml:space="preserve">Response&lt;List&lt;EvaluationTypeResponseDto&gt;&gt; </w:t>
      </w:r>
      <w:r w:rsidRPr="4538D213" w:rsidR="1FBEAB0F">
        <w:rPr>
          <w:rFonts w:ascii="Consolas" w:hAnsi="Consolas" w:eastAsia="Consolas" w:cs="Consolas"/>
          <w:noProof w:val="0"/>
          <w:color w:val="56A8F5"/>
          <w:sz w:val="19"/>
          <w:szCs w:val="19"/>
          <w:lang w:val="en-US"/>
        </w:rPr>
        <w:t>createBulk</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B3AE60"/>
          <w:sz w:val="19"/>
          <w:szCs w:val="19"/>
          <w:lang w:val="en-US"/>
        </w:rPr>
        <w:t xml:space="preserve">@RequestBody @Valid </w:t>
      </w:r>
      <w:r w:rsidRPr="4538D213" w:rsidR="1FBEAB0F">
        <w:rPr>
          <w:rFonts w:ascii="Consolas" w:hAnsi="Consolas" w:eastAsia="Consolas" w:cs="Consolas"/>
          <w:noProof w:val="0"/>
          <w:color w:val="BCBEC4"/>
          <w:sz w:val="19"/>
          <w:szCs w:val="19"/>
          <w:lang w:val="en-US"/>
        </w:rPr>
        <w:t>List&lt;EvaluationTypeRequestDto&gt; requestDtoList) {</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77DBB"/>
          <w:sz w:val="19"/>
          <w:szCs w:val="19"/>
          <w:lang w:val="en-US"/>
        </w:rPr>
        <w:t>log</w:t>
      </w:r>
      <w:r w:rsidRPr="4538D213" w:rsidR="1FBEAB0F">
        <w:rPr>
          <w:rFonts w:ascii="Consolas" w:hAnsi="Consolas" w:eastAsia="Consolas" w:cs="Consolas"/>
          <w:noProof w:val="0"/>
          <w:color w:val="BCBEC4"/>
          <w:sz w:val="19"/>
          <w:szCs w:val="19"/>
          <w:lang w:val="en-US"/>
        </w:rPr>
        <w:t>.info(</w:t>
      </w:r>
      <w:r w:rsidRPr="4538D213" w:rsidR="1FBEAB0F">
        <w:rPr>
          <w:rFonts w:ascii="Consolas" w:hAnsi="Consolas" w:eastAsia="Consolas" w:cs="Consolas"/>
          <w:noProof w:val="0"/>
          <w:color w:val="6AAB73"/>
          <w:sz w:val="19"/>
          <w:szCs w:val="19"/>
          <w:lang w:val="en-US"/>
        </w:rPr>
        <w:t xml:space="preserve">"EvaluationTypeController::createBulk - </w:t>
      </w:r>
      <w:r w:rsidRPr="4538D213" w:rsidR="1FBEAB0F">
        <w:rPr>
          <w:rFonts w:ascii="Consolas" w:hAnsi="Consolas" w:eastAsia="Consolas" w:cs="Consolas"/>
          <w:noProof w:val="0"/>
          <w:color w:val="CF8E6D"/>
          <w:sz w:val="19"/>
          <w:szCs w:val="19"/>
          <w:lang w:val="en-US"/>
        </w:rPr>
        <w:t>{}</w:t>
      </w:r>
      <w:r w:rsidRPr="4538D213" w:rsidR="1FBEAB0F">
        <w:rPr>
          <w:rFonts w:ascii="Consolas" w:hAnsi="Consolas" w:eastAsia="Consolas" w:cs="Consolas"/>
          <w:noProof w:val="0"/>
          <w:color w:val="6AAB73"/>
          <w:sz w:val="19"/>
          <w:szCs w:val="19"/>
          <w:lang w:val="en-US"/>
        </w:rPr>
        <w:t>"</w:t>
      </w:r>
      <w:r w:rsidRPr="4538D213" w:rsidR="1FBEAB0F">
        <w:rPr>
          <w:rFonts w:ascii="Consolas" w:hAnsi="Consolas" w:eastAsia="Consolas" w:cs="Consolas"/>
          <w:noProof w:val="0"/>
          <w:color w:val="BCBEC4"/>
          <w:sz w:val="19"/>
          <w:szCs w:val="19"/>
          <w:lang w:val="en-US"/>
        </w:rPr>
        <w:t>, requestDtoList);</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return </w:t>
      </w:r>
      <w:r w:rsidRPr="4538D213" w:rsidR="1FBEAB0F">
        <w:rPr>
          <w:rFonts w:ascii="Consolas" w:hAnsi="Consolas" w:eastAsia="Consolas" w:cs="Consolas"/>
          <w:noProof w:val="0"/>
          <w:color w:val="C77DBB"/>
          <w:sz w:val="19"/>
          <w:szCs w:val="19"/>
          <w:lang w:val="en-US"/>
        </w:rPr>
        <w:t>evaluationTypeService</w:t>
      </w:r>
      <w:r w:rsidRPr="4538D213" w:rsidR="1FBEAB0F">
        <w:rPr>
          <w:rFonts w:ascii="Consolas" w:hAnsi="Consolas" w:eastAsia="Consolas" w:cs="Consolas"/>
          <w:noProof w:val="0"/>
          <w:color w:val="BCBEC4"/>
          <w:sz w:val="19"/>
          <w:szCs w:val="19"/>
          <w:lang w:val="en-US"/>
        </w:rPr>
        <w:t>.createBulk(requestDtoList);</w:t>
      </w:r>
      <w:r>
        <w:br/>
      </w:r>
      <w:r w:rsidRPr="4538D213" w:rsidR="1FBEAB0F">
        <w:rPr>
          <w:rFonts w:ascii="Consolas" w:hAnsi="Consolas" w:eastAsia="Consolas" w:cs="Consolas"/>
          <w:noProof w:val="0"/>
          <w:color w:val="BCBEC4"/>
          <w:sz w:val="19"/>
          <w:szCs w:val="19"/>
          <w:lang w:val="en-US"/>
        </w:rPr>
        <w:t>}</w:t>
      </w:r>
    </w:p>
    <w:p w:rsidR="2B463266" w:rsidP="4538D213" w:rsidRDefault="2B463266" w14:paraId="4B0357A5" w14:textId="56A8EFFF">
      <w:pPr>
        <w:pStyle w:val="Normal"/>
        <w:rPr>
          <w:b w:val="0"/>
          <w:bCs w:val="0"/>
          <w:sz w:val="24"/>
          <w:szCs w:val="24"/>
        </w:rPr>
      </w:pPr>
    </w:p>
    <w:p w:rsidR="2B463266" w:rsidP="2B463266" w:rsidRDefault="2B463266" w14:paraId="20D399F9" w14:textId="28535511">
      <w:pPr>
        <w:rPr>
          <w:u w:val="none"/>
        </w:rPr>
      </w:pPr>
      <w:r w:rsidR="1FBEAB0F">
        <w:rPr>
          <w:u w:val="none"/>
        </w:rPr>
        <w:t>EvaluationTypeService.java</w:t>
      </w:r>
    </w:p>
    <w:p w:rsidR="2B463266" w:rsidP="4538D213" w:rsidRDefault="2B463266" w14:paraId="3FD2CE15" w14:textId="4F8B1A75">
      <w:pPr>
        <w:shd w:val="clear" w:color="auto" w:fill="1E1F22"/>
        <w:spacing w:before="0" w:beforeAutospacing="off" w:after="0" w:afterAutospacing="off"/>
        <w:rPr>
          <w:rFonts w:ascii="Consolas" w:hAnsi="Consolas" w:eastAsia="Consolas" w:cs="Consolas"/>
          <w:noProof w:val="0"/>
          <w:color w:val="BCBEC4"/>
          <w:sz w:val="19"/>
          <w:szCs w:val="19"/>
          <w:lang w:val="en-US"/>
        </w:rPr>
      </w:pPr>
      <w:r w:rsidRPr="4538D213" w:rsidR="1FBEAB0F">
        <w:rPr>
          <w:rFonts w:ascii="Consolas" w:hAnsi="Consolas" w:eastAsia="Consolas" w:cs="Consolas"/>
          <w:noProof w:val="0"/>
          <w:color w:val="BCBEC4"/>
          <w:sz w:val="19"/>
          <w:szCs w:val="19"/>
          <w:lang w:val="en-US"/>
        </w:rPr>
        <w:t xml:space="preserve">Response&lt;List&lt;EvaluationTypeResponseDto&gt;&gt; </w:t>
      </w:r>
      <w:r w:rsidRPr="4538D213" w:rsidR="1FBEAB0F">
        <w:rPr>
          <w:rFonts w:ascii="Consolas" w:hAnsi="Consolas" w:eastAsia="Consolas" w:cs="Consolas"/>
          <w:noProof w:val="0"/>
          <w:color w:val="56A8F5"/>
          <w:sz w:val="19"/>
          <w:szCs w:val="19"/>
          <w:lang w:val="en-US"/>
        </w:rPr>
        <w:t>createBulk</w:t>
      </w:r>
      <w:r w:rsidRPr="4538D213" w:rsidR="1FBEAB0F">
        <w:rPr>
          <w:rFonts w:ascii="Consolas" w:hAnsi="Consolas" w:eastAsia="Consolas" w:cs="Consolas"/>
          <w:noProof w:val="0"/>
          <w:color w:val="BCBEC4"/>
          <w:sz w:val="19"/>
          <w:szCs w:val="19"/>
          <w:lang w:val="en-US"/>
        </w:rPr>
        <w:t>(List&lt;EvaluationTypeRequestDto&gt; requestDtoList);</w:t>
      </w:r>
      <w:r>
        <w:br/>
      </w:r>
    </w:p>
    <w:p w:rsidR="2B463266" w:rsidP="4538D213" w:rsidRDefault="2B463266" w14:paraId="3D88BAF7" w14:textId="29B01924">
      <w:pPr>
        <w:rPr>
          <w:b w:val="1"/>
          <w:bCs w:val="1"/>
          <w:sz w:val="36"/>
          <w:szCs w:val="36"/>
        </w:rPr>
      </w:pPr>
    </w:p>
    <w:p w:rsidR="2B463266" w:rsidP="2B463266" w:rsidRDefault="2B463266" w14:paraId="000C8829" w14:textId="05D77B2C">
      <w:pPr>
        <w:rPr>
          <w:u w:val="none"/>
        </w:rPr>
      </w:pPr>
      <w:r w:rsidR="1FBEAB0F">
        <w:rPr>
          <w:u w:val="none"/>
        </w:rPr>
        <w:t>EvaluationTypeService</w:t>
      </w:r>
      <w:r w:rsidR="292FD2C7">
        <w:rPr>
          <w:u w:val="none"/>
        </w:rPr>
        <w:t>Impl</w:t>
      </w:r>
      <w:r w:rsidR="1FBEAB0F">
        <w:rPr>
          <w:u w:val="none"/>
        </w:rPr>
        <w:t>.java</w:t>
      </w:r>
    </w:p>
    <w:p w:rsidR="2B463266" w:rsidP="4538D213" w:rsidRDefault="2B463266" w14:paraId="393F5C98" w14:textId="10DCBF74">
      <w:pPr>
        <w:shd w:val="clear" w:color="auto" w:fill="1E1F22"/>
        <w:spacing w:before="0" w:beforeAutospacing="off" w:after="0" w:afterAutospacing="off"/>
      </w:pPr>
      <w:r w:rsidRPr="4538D213" w:rsidR="1FBEAB0F">
        <w:rPr>
          <w:rFonts w:ascii="Consolas" w:hAnsi="Consolas" w:eastAsia="Consolas" w:cs="Consolas"/>
          <w:noProof w:val="0"/>
          <w:color w:val="B3AE60"/>
          <w:sz w:val="19"/>
          <w:szCs w:val="19"/>
          <w:lang w:val="en-US"/>
        </w:rPr>
        <w:t>@Override</w:t>
      </w:r>
      <w:r>
        <w:br/>
      </w:r>
      <w:r w:rsidRPr="4538D213" w:rsidR="1FBEAB0F">
        <w:rPr>
          <w:rFonts w:ascii="Consolas" w:hAnsi="Consolas" w:eastAsia="Consolas" w:cs="Consolas"/>
          <w:noProof w:val="0"/>
          <w:color w:val="CF8E6D"/>
          <w:sz w:val="19"/>
          <w:szCs w:val="19"/>
          <w:lang w:val="en-US"/>
        </w:rPr>
        <w:t xml:space="preserve">public </w:t>
      </w:r>
      <w:r w:rsidRPr="4538D213" w:rsidR="1FBEAB0F">
        <w:rPr>
          <w:rFonts w:ascii="Consolas" w:hAnsi="Consolas" w:eastAsia="Consolas" w:cs="Consolas"/>
          <w:noProof w:val="0"/>
          <w:color w:val="BCBEC4"/>
          <w:sz w:val="19"/>
          <w:szCs w:val="19"/>
          <w:lang w:val="en-US"/>
        </w:rPr>
        <w:t xml:space="preserve">Response&lt;List&lt;EvaluationTypeResponseDto&gt;&gt; </w:t>
      </w:r>
      <w:r w:rsidRPr="4538D213" w:rsidR="1FBEAB0F">
        <w:rPr>
          <w:rFonts w:ascii="Consolas" w:hAnsi="Consolas" w:eastAsia="Consolas" w:cs="Consolas"/>
          <w:noProof w:val="0"/>
          <w:color w:val="56A8F5"/>
          <w:sz w:val="19"/>
          <w:szCs w:val="19"/>
          <w:lang w:val="en-US"/>
        </w:rPr>
        <w:t>createBulk</w:t>
      </w:r>
      <w:r w:rsidRPr="4538D213" w:rsidR="1FBEAB0F">
        <w:rPr>
          <w:rFonts w:ascii="Consolas" w:hAnsi="Consolas" w:eastAsia="Consolas" w:cs="Consolas"/>
          <w:noProof w:val="0"/>
          <w:color w:val="BCBEC4"/>
          <w:sz w:val="19"/>
          <w:szCs w:val="19"/>
          <w:lang w:val="en-US"/>
        </w:rPr>
        <w:t>(List&lt;EvaluationTypeRequestDto&gt; requestDtoList) {</w:t>
      </w:r>
      <w:r>
        <w:br/>
      </w:r>
      <w:r w:rsidRPr="4538D213" w:rsidR="1FBEAB0F">
        <w:rPr>
          <w:rFonts w:ascii="Consolas" w:hAnsi="Consolas" w:eastAsia="Consolas" w:cs="Consolas"/>
          <w:noProof w:val="0"/>
          <w:color w:val="BCBEC4"/>
          <w:sz w:val="19"/>
          <w:szCs w:val="19"/>
          <w:lang w:val="en-US"/>
        </w:rPr>
        <w:t xml:space="preserve">    Response&lt;List&lt;EvaluationTypeResponseDto&gt;&gt; response = Response.</w:t>
      </w:r>
      <w:r w:rsidRPr="4538D213" w:rsidR="1FBEAB0F">
        <w:rPr>
          <w:rFonts w:ascii="Consolas" w:hAnsi="Consolas" w:eastAsia="Consolas" w:cs="Consolas"/>
          <w:i w:val="1"/>
          <w:iCs w:val="1"/>
          <w:noProof w:val="0"/>
          <w:color w:val="BCBEC4"/>
          <w:sz w:val="19"/>
          <w:szCs w:val="19"/>
          <w:lang w:val="en-US"/>
        </w:rPr>
        <w:t>ok</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List&lt;EvaluationTypeResponseDto&gt; evaluationTypeResponseDtos = </w:t>
      </w:r>
      <w:r w:rsidRPr="4538D213" w:rsidR="1FBEAB0F">
        <w:rPr>
          <w:rFonts w:ascii="Consolas" w:hAnsi="Consolas" w:eastAsia="Consolas" w:cs="Consolas"/>
          <w:noProof w:val="0"/>
          <w:color w:val="CF8E6D"/>
          <w:sz w:val="19"/>
          <w:szCs w:val="19"/>
          <w:lang w:val="en-US"/>
        </w:rPr>
        <w:t xml:space="preserve">new </w:t>
      </w:r>
      <w:r w:rsidRPr="4538D213" w:rsidR="1FBEAB0F">
        <w:rPr>
          <w:rFonts w:ascii="Consolas" w:hAnsi="Consolas" w:eastAsia="Consolas" w:cs="Consolas"/>
          <w:noProof w:val="0"/>
          <w:color w:val="BCBEC4"/>
          <w:sz w:val="19"/>
          <w:szCs w:val="19"/>
          <w:lang w:val="en-US"/>
        </w:rPr>
        <w:t>ArrayList&lt;&gt;();</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if </w:t>
      </w:r>
      <w:r w:rsidRPr="4538D213" w:rsidR="1FBEAB0F">
        <w:rPr>
          <w:rFonts w:ascii="Consolas" w:hAnsi="Consolas" w:eastAsia="Consolas" w:cs="Consolas"/>
          <w:noProof w:val="0"/>
          <w:color w:val="BCBEC4"/>
          <w:sz w:val="19"/>
          <w:szCs w:val="19"/>
          <w:lang w:val="en-US"/>
        </w:rPr>
        <w:t>(!requestDtoList.isEmpty()) {</w:t>
      </w:r>
      <w:r>
        <w:br/>
      </w:r>
      <w:r w:rsidRPr="4538D213" w:rsidR="1FBEAB0F">
        <w:rPr>
          <w:rFonts w:ascii="Consolas" w:hAnsi="Consolas" w:eastAsia="Consolas" w:cs="Consolas"/>
          <w:noProof w:val="0"/>
          <w:color w:val="BCBEC4"/>
          <w:sz w:val="19"/>
          <w:szCs w:val="19"/>
          <w:lang w:val="en-US"/>
        </w:rPr>
        <w:t xml:space="preserve">        List&lt;EvaluationType&gt; evaluationTypes = </w:t>
      </w:r>
      <w:r w:rsidRPr="4538D213" w:rsidR="1FBEAB0F">
        <w:rPr>
          <w:rFonts w:ascii="Consolas" w:hAnsi="Consolas" w:eastAsia="Consolas" w:cs="Consolas"/>
          <w:noProof w:val="0"/>
          <w:color w:val="CF8E6D"/>
          <w:sz w:val="19"/>
          <w:szCs w:val="19"/>
          <w:lang w:val="en-US"/>
        </w:rPr>
        <w:t xml:space="preserve">new </w:t>
      </w:r>
      <w:r w:rsidRPr="4538D213" w:rsidR="1FBEAB0F">
        <w:rPr>
          <w:rFonts w:ascii="Consolas" w:hAnsi="Consolas" w:eastAsia="Consolas" w:cs="Consolas"/>
          <w:noProof w:val="0"/>
          <w:color w:val="BCBEC4"/>
          <w:sz w:val="19"/>
          <w:szCs w:val="19"/>
          <w:lang w:val="en-US"/>
        </w:rPr>
        <w:t>ArrayList&lt;&gt;();</w:t>
      </w:r>
      <w:r>
        <w:br/>
      </w:r>
      <w:r w:rsidRPr="4538D213" w:rsidR="1FBEAB0F">
        <w:rPr>
          <w:rFonts w:ascii="Consolas" w:hAnsi="Consolas" w:eastAsia="Consolas" w:cs="Consolas"/>
          <w:noProof w:val="0"/>
          <w:color w:val="BCBEC4"/>
          <w:sz w:val="19"/>
          <w:szCs w:val="19"/>
          <w:lang w:val="en-US"/>
        </w:rPr>
        <w:t xml:space="preserve">        evaluationTypes = requestDtoList.stream()</w:t>
      </w:r>
      <w:r>
        <w:br/>
      </w:r>
      <w:r w:rsidRPr="4538D213" w:rsidR="1FBEAB0F">
        <w:rPr>
          <w:rFonts w:ascii="Consolas" w:hAnsi="Consolas" w:eastAsia="Consolas" w:cs="Consolas"/>
          <w:noProof w:val="0"/>
          <w:color w:val="BCBEC4"/>
          <w:sz w:val="19"/>
          <w:szCs w:val="19"/>
          <w:lang w:val="en-US"/>
        </w:rPr>
        <w:t xml:space="preserve">                .map(evaluationTypeRequestDto -&gt; {</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if </w:t>
      </w:r>
      <w:r w:rsidRPr="4538D213" w:rsidR="1FBEAB0F">
        <w:rPr>
          <w:rFonts w:ascii="Consolas" w:hAnsi="Consolas" w:eastAsia="Consolas" w:cs="Consolas"/>
          <w:noProof w:val="0"/>
          <w:color w:val="BCBEC4"/>
          <w:sz w:val="19"/>
          <w:szCs w:val="19"/>
          <w:lang w:val="en-US"/>
        </w:rPr>
        <w:t xml:space="preserve">(evaluationTypeRequestDto.getId() != </w:t>
      </w:r>
      <w:r w:rsidRPr="4538D213" w:rsidR="1FBEAB0F">
        <w:rPr>
          <w:rFonts w:ascii="Consolas" w:hAnsi="Consolas" w:eastAsia="Consolas" w:cs="Consolas"/>
          <w:noProof w:val="0"/>
          <w:color w:val="CF8E6D"/>
          <w:sz w:val="19"/>
          <w:szCs w:val="19"/>
          <w:lang w:val="en-US"/>
        </w:rPr>
        <w:t>null</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return </w:t>
      </w:r>
      <w:r w:rsidRPr="4538D213" w:rsidR="1FBEAB0F">
        <w:rPr>
          <w:rFonts w:ascii="Consolas" w:hAnsi="Consolas" w:eastAsia="Consolas" w:cs="Consolas"/>
          <w:noProof w:val="0"/>
          <w:color w:val="BCBEC4"/>
          <w:sz w:val="19"/>
          <w:szCs w:val="19"/>
          <w:lang w:val="en-US"/>
        </w:rPr>
        <w:t>validateAndMapToEntityForUpdate(evaluationTypeRequestDto, getEntityById(evaluationTypeRequestDto.getId()));</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else</w:t>
      </w:r>
      <w:r>
        <w:br/>
      </w:r>
      <w:r w:rsidRPr="4538D213" w:rsidR="1FBEAB0F">
        <w:rPr>
          <w:rFonts w:ascii="Consolas" w:hAnsi="Consolas" w:eastAsia="Consolas" w:cs="Consolas"/>
          <w:noProof w:val="0"/>
          <w:color w:val="CF8E6D"/>
          <w:sz w:val="19"/>
          <w:szCs w:val="19"/>
          <w:lang w:val="en-US"/>
        </w:rPr>
        <w:t xml:space="preserve">                                return </w:t>
      </w:r>
      <w:r w:rsidRPr="4538D213" w:rsidR="1FBEAB0F">
        <w:rPr>
          <w:rFonts w:ascii="Consolas" w:hAnsi="Consolas" w:eastAsia="Consolas" w:cs="Consolas"/>
          <w:noProof w:val="0"/>
          <w:color w:val="BCBEC4"/>
          <w:sz w:val="19"/>
          <w:szCs w:val="19"/>
          <w:lang w:val="en-US"/>
        </w:rPr>
        <w:t>validateAndMapToEntityForSave(evaluationTypeRequestDto);</w:t>
      </w:r>
      <w:r>
        <w:br/>
      </w:r>
      <w:r w:rsidRPr="4538D213" w:rsidR="1FBEAB0F">
        <w:rPr>
          <w:rFonts w:ascii="Consolas" w:hAnsi="Consolas" w:eastAsia="Consolas" w:cs="Consolas"/>
          <w:noProof w:val="0"/>
          <w:color w:val="BCBEC4"/>
          <w:sz w:val="19"/>
          <w:szCs w:val="19"/>
          <w:lang w:val="en-US"/>
        </w:rPr>
        <w:t xml:space="preserve">                        }</w:t>
      </w:r>
      <w:r>
        <w:br/>
      </w:r>
      <w:r w:rsidRPr="4538D213" w:rsidR="1FBEAB0F">
        <w:rPr>
          <w:rFonts w:ascii="Consolas" w:hAnsi="Consolas" w:eastAsia="Consolas" w:cs="Consolas"/>
          <w:noProof w:val="0"/>
          <w:color w:val="BCBEC4"/>
          <w:sz w:val="19"/>
          <w:szCs w:val="19"/>
          <w:lang w:val="en-US"/>
        </w:rPr>
        <w:t xml:space="preserve">                ).collect(Collectors.</w:t>
      </w:r>
      <w:r w:rsidRPr="4538D213" w:rsidR="1FBEAB0F">
        <w:rPr>
          <w:rFonts w:ascii="Consolas" w:hAnsi="Consolas" w:eastAsia="Consolas" w:cs="Consolas"/>
          <w:i w:val="1"/>
          <w:iCs w:val="1"/>
          <w:noProof w:val="0"/>
          <w:color w:val="BCBEC4"/>
          <w:sz w:val="19"/>
          <w:szCs w:val="19"/>
          <w:lang w:val="en-US"/>
        </w:rPr>
        <w:t>toList</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evaluationTypes = </w:t>
      </w:r>
      <w:r w:rsidRPr="4538D213" w:rsidR="1FBEAB0F">
        <w:rPr>
          <w:rFonts w:ascii="Consolas" w:hAnsi="Consolas" w:eastAsia="Consolas" w:cs="Consolas"/>
          <w:noProof w:val="0"/>
          <w:color w:val="C77DBB"/>
          <w:sz w:val="19"/>
          <w:szCs w:val="19"/>
          <w:lang w:val="en-US"/>
        </w:rPr>
        <w:t>evaluationTypeRepository</w:t>
      </w:r>
      <w:r w:rsidRPr="4538D213" w:rsidR="1FBEAB0F">
        <w:rPr>
          <w:rFonts w:ascii="Consolas" w:hAnsi="Consolas" w:eastAsia="Consolas" w:cs="Consolas"/>
          <w:noProof w:val="0"/>
          <w:color w:val="BCBEC4"/>
          <w:sz w:val="19"/>
          <w:szCs w:val="19"/>
          <w:lang w:val="en-US"/>
        </w:rPr>
        <w:t>.saveAll(evaluationTypes);</w:t>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this</w:t>
      </w:r>
      <w:r w:rsidRPr="4538D213" w:rsidR="1FBEAB0F">
        <w:rPr>
          <w:rFonts w:ascii="Consolas" w:hAnsi="Consolas" w:eastAsia="Consolas" w:cs="Consolas"/>
          <w:noProof w:val="0"/>
          <w:color w:val="BCBEC4"/>
          <w:sz w:val="19"/>
          <w:szCs w:val="19"/>
          <w:lang w:val="en-US"/>
        </w:rPr>
        <w:t>.postSaveAll(evaluationTypes, requestDtoList.get(</w:t>
      </w:r>
      <w:r w:rsidRPr="4538D213" w:rsidR="1FBEAB0F">
        <w:rPr>
          <w:rFonts w:ascii="Consolas" w:hAnsi="Consolas" w:eastAsia="Consolas" w:cs="Consolas"/>
          <w:noProof w:val="0"/>
          <w:color w:val="2AACB8"/>
          <w:sz w:val="19"/>
          <w:szCs w:val="19"/>
          <w:lang w:val="en-US"/>
        </w:rPr>
        <w:t>0</w:t>
      </w:r>
      <w:r w:rsidRPr="4538D213" w:rsidR="1FBEAB0F">
        <w:rPr>
          <w:rFonts w:ascii="Consolas" w:hAnsi="Consolas" w:eastAsia="Consolas" w:cs="Consolas"/>
          <w:noProof w:val="0"/>
          <w:color w:val="BCBEC4"/>
          <w:sz w:val="19"/>
          <w:szCs w:val="19"/>
          <w:lang w:val="en-US"/>
        </w:rPr>
        <w:t>));</w:t>
      </w:r>
      <w:r>
        <w:br/>
      </w:r>
      <w:r w:rsidRPr="4538D213" w:rsidR="1FBEAB0F">
        <w:rPr>
          <w:rFonts w:ascii="Consolas" w:hAnsi="Consolas" w:eastAsia="Consolas" w:cs="Consolas"/>
          <w:noProof w:val="0"/>
          <w:color w:val="BCBEC4"/>
          <w:sz w:val="19"/>
          <w:szCs w:val="19"/>
          <w:lang w:val="en-US"/>
        </w:rPr>
        <w:t xml:space="preserve">        evaluationTypeResponseDtos = </w:t>
      </w:r>
      <w:r w:rsidRPr="4538D213" w:rsidR="1FBEAB0F">
        <w:rPr>
          <w:rFonts w:ascii="Consolas" w:hAnsi="Consolas" w:eastAsia="Consolas" w:cs="Consolas"/>
          <w:noProof w:val="0"/>
          <w:color w:val="C77DBB"/>
          <w:sz w:val="19"/>
          <w:szCs w:val="19"/>
          <w:lang w:val="en-US"/>
        </w:rPr>
        <w:t>evaluationTypeMapper</w:t>
      </w:r>
      <w:r w:rsidRPr="4538D213" w:rsidR="1FBEAB0F">
        <w:rPr>
          <w:rFonts w:ascii="Consolas" w:hAnsi="Consolas" w:eastAsia="Consolas" w:cs="Consolas"/>
          <w:noProof w:val="0"/>
          <w:color w:val="BCBEC4"/>
          <w:sz w:val="19"/>
          <w:szCs w:val="19"/>
          <w:lang w:val="en-US"/>
        </w:rPr>
        <w:t>.mapEntityListToResponseDtoList(evaluationTypes);</w:t>
      </w:r>
      <w:r>
        <w:br/>
      </w:r>
      <w:r>
        <w:br/>
      </w:r>
      <w:r w:rsidRPr="4538D213" w:rsidR="1FBEAB0F">
        <w:rPr>
          <w:rFonts w:ascii="Consolas" w:hAnsi="Consolas" w:eastAsia="Consolas" w:cs="Consolas"/>
          <w:noProof w:val="0"/>
          <w:color w:val="BCBEC4"/>
          <w:sz w:val="19"/>
          <w:szCs w:val="19"/>
          <w:lang w:val="en-US"/>
        </w:rPr>
        <w:t xml:space="preserve">    }</w:t>
      </w:r>
      <w:r>
        <w:br/>
      </w:r>
      <w:r w:rsidRPr="4538D213" w:rsidR="1FBEAB0F">
        <w:rPr>
          <w:rFonts w:ascii="Consolas" w:hAnsi="Consolas" w:eastAsia="Consolas" w:cs="Consolas"/>
          <w:noProof w:val="0"/>
          <w:color w:val="BCBEC4"/>
          <w:sz w:val="19"/>
          <w:szCs w:val="19"/>
          <w:lang w:val="en-US"/>
        </w:rPr>
        <w:t xml:space="preserve">    response.setPayload(evaluationTypeResponseDtos);</w:t>
      </w:r>
      <w:r>
        <w:br/>
      </w:r>
      <w:r>
        <w:br/>
      </w:r>
      <w:r w:rsidRPr="4538D213" w:rsidR="1FBEAB0F">
        <w:rPr>
          <w:rFonts w:ascii="Consolas" w:hAnsi="Consolas" w:eastAsia="Consolas" w:cs="Consolas"/>
          <w:noProof w:val="0"/>
          <w:color w:val="BCBEC4"/>
          <w:sz w:val="19"/>
          <w:szCs w:val="19"/>
          <w:lang w:val="en-US"/>
        </w:rPr>
        <w:t xml:space="preserve">    </w:t>
      </w:r>
      <w:r w:rsidRPr="4538D213" w:rsidR="1FBEAB0F">
        <w:rPr>
          <w:rFonts w:ascii="Consolas" w:hAnsi="Consolas" w:eastAsia="Consolas" w:cs="Consolas"/>
          <w:noProof w:val="0"/>
          <w:color w:val="CF8E6D"/>
          <w:sz w:val="19"/>
          <w:szCs w:val="19"/>
          <w:lang w:val="en-US"/>
        </w:rPr>
        <w:t xml:space="preserve">return </w:t>
      </w:r>
      <w:r w:rsidRPr="4538D213" w:rsidR="1FBEAB0F">
        <w:rPr>
          <w:rFonts w:ascii="Consolas" w:hAnsi="Consolas" w:eastAsia="Consolas" w:cs="Consolas"/>
          <w:noProof w:val="0"/>
          <w:color w:val="BCBEC4"/>
          <w:sz w:val="19"/>
          <w:szCs w:val="19"/>
          <w:lang w:val="en-US"/>
        </w:rPr>
        <w:t>response;</w:t>
      </w:r>
      <w:r>
        <w:br/>
      </w:r>
      <w:r w:rsidRPr="4538D213" w:rsidR="1FBEAB0F">
        <w:rPr>
          <w:rFonts w:ascii="Consolas" w:hAnsi="Consolas" w:eastAsia="Consolas" w:cs="Consolas"/>
          <w:noProof w:val="0"/>
          <w:color w:val="BCBEC4"/>
          <w:sz w:val="19"/>
          <w:szCs w:val="19"/>
          <w:lang w:val="en-US"/>
        </w:rPr>
        <w:t>}</w:t>
      </w:r>
    </w:p>
    <w:p w:rsidR="2B463266" w:rsidP="4538D213" w:rsidRDefault="2B463266" w14:paraId="7A063B97" w14:textId="6C03F4CA">
      <w:pPr>
        <w:rPr>
          <w:b w:val="1"/>
          <w:bCs w:val="1"/>
          <w:sz w:val="36"/>
          <w:szCs w:val="36"/>
        </w:rPr>
      </w:pPr>
    </w:p>
    <w:p w:rsidR="2B463266" w:rsidP="2B463266" w:rsidRDefault="2B463266" w14:paraId="1B75EFF1" w14:textId="6573EBC5"/>
    <w:p w:rsidR="2B463266" w:rsidP="0FFA011D" w:rsidRDefault="2B463266" w14:paraId="1D1C0506" w14:textId="6F193B47">
      <w:pPr>
        <w:pStyle w:val="Normal"/>
        <w:bidi w:val="0"/>
        <w:spacing w:before="0" w:beforeAutospacing="off" w:after="240" w:afterAutospacing="off" w:line="259" w:lineRule="auto"/>
        <w:ind w:left="0" w:right="0"/>
        <w:jc w:val="left"/>
        <w:rPr>
          <w:rFonts w:ascii="Amasis MT Pro" w:hAnsi="Amasis MT Pro" w:eastAsia="Amasis MT Pro" w:cs="Amasis MT Pro"/>
          <w:b w:val="1"/>
          <w:bCs w:val="1"/>
          <w:noProof w:val="0"/>
          <w:sz w:val="36"/>
          <w:szCs w:val="36"/>
          <w:lang w:val="en-US"/>
        </w:rPr>
      </w:pPr>
      <w:r w:rsidRPr="0FFA011D" w:rsidR="55989123">
        <w:rPr>
          <w:rFonts w:ascii="Amasis MT Pro" w:hAnsi="Amasis MT Pro" w:eastAsia="Amasis MT Pro" w:cs="Amasis MT Pro"/>
          <w:b w:val="1"/>
          <w:bCs w:val="1"/>
          <w:noProof w:val="0"/>
          <w:sz w:val="36"/>
          <w:szCs w:val="36"/>
          <w:lang w:val="en-US"/>
        </w:rPr>
        <w:t xml:space="preserve">Feature Documentation: </w:t>
      </w:r>
      <w:r w:rsidRPr="0FFA011D" w:rsidR="55989123">
        <w:rPr>
          <w:rFonts w:ascii="Amasis MT Pro" w:hAnsi="Amasis MT Pro" w:eastAsia="Amasis MT Pro" w:cs="Amasis MT Pro"/>
          <w:b w:val="1"/>
          <w:bCs w:val="1"/>
          <w:noProof w:val="0"/>
          <w:sz w:val="36"/>
          <w:szCs w:val="36"/>
          <w:lang w:val="en-US"/>
        </w:rPr>
        <w:t>MiscUtils.getEntityUsages</w:t>
      </w:r>
    </w:p>
    <w:p w:rsidR="2B463266" w:rsidP="0FFA011D" w:rsidRDefault="2B463266" w14:paraId="73C27FAF" w14:textId="0AF25BD8">
      <w:pPr>
        <w:pStyle w:val="Heading2"/>
        <w:bidi w:val="0"/>
        <w:spacing w:before="299" w:beforeAutospacing="off" w:after="299" w:afterAutospacing="off"/>
        <w:jc w:val="left"/>
        <w:rPr>
          <w:rFonts w:ascii="Consolas" w:hAnsi="Consolas" w:eastAsia="Consolas" w:cs="Consolas"/>
          <w:b w:val="1"/>
          <w:bCs w:val="1"/>
          <w:noProof w:val="0"/>
          <w:sz w:val="24"/>
          <w:szCs w:val="24"/>
          <w:lang w:val="en-US"/>
        </w:rPr>
      </w:pPr>
      <w:r w:rsidRPr="0FFA011D" w:rsidR="0C561CBB">
        <w:rPr>
          <w:rFonts w:ascii="Consolas" w:hAnsi="Consolas" w:eastAsia="Consolas" w:cs="Consolas"/>
          <w:b w:val="1"/>
          <w:bCs w:val="1"/>
          <w:noProof w:val="0"/>
          <w:sz w:val="24"/>
          <w:szCs w:val="24"/>
          <w:lang w:val="en-US"/>
        </w:rPr>
        <w:t>Overview</w:t>
      </w:r>
    </w:p>
    <w:p w:rsidR="2B463266" w:rsidP="0FFA011D" w:rsidRDefault="2B463266" w14:paraId="1B8BF5E6" w14:textId="190709DC">
      <w:pPr>
        <w:bidi w:val="0"/>
        <w:spacing w:before="240" w:beforeAutospacing="off" w:after="240" w:afterAutospacing="off"/>
        <w:jc w:val="left"/>
        <w:rPr>
          <w:rFonts w:ascii="Amasis MT Pro" w:hAnsi="Amasis MT Pro" w:eastAsia="Amasis MT Pro" w:cs="Amasis MT Pro"/>
          <w:b w:val="0"/>
          <w:bCs w:val="0"/>
          <w:noProof w:val="0"/>
          <w:sz w:val="24"/>
          <w:szCs w:val="24"/>
          <w:lang w:val="en-US"/>
        </w:rPr>
      </w:pPr>
      <w:r w:rsidRPr="0FFA011D" w:rsidR="0C561CBB">
        <w:rPr>
          <w:rFonts w:ascii="Amasis MT Pro" w:hAnsi="Amasis MT Pro" w:eastAsia="Amasis MT Pro" w:cs="Amasis MT Pro"/>
          <w:b w:val="0"/>
          <w:bCs w:val="0"/>
          <w:noProof w:val="0"/>
          <w:sz w:val="24"/>
          <w:szCs w:val="24"/>
          <w:lang w:val="en-US"/>
        </w:rPr>
        <w:t xml:space="preserve">The </w:t>
      </w:r>
      <w:r w:rsidRPr="0FFA011D" w:rsidR="0C561CBB">
        <w:rPr>
          <w:rFonts w:ascii="Amasis MT Pro" w:hAnsi="Amasis MT Pro" w:eastAsia="Amasis MT Pro" w:cs="Amasis MT Pro"/>
          <w:b w:val="0"/>
          <w:bCs w:val="0"/>
          <w:noProof w:val="0"/>
          <w:sz w:val="24"/>
          <w:szCs w:val="24"/>
          <w:lang w:val="en-US"/>
        </w:rPr>
        <w:t>getEntityUsages</w:t>
      </w:r>
      <w:r w:rsidRPr="0FFA011D" w:rsidR="0C561CBB">
        <w:rPr>
          <w:rFonts w:ascii="Amasis MT Pro" w:hAnsi="Amasis MT Pro" w:eastAsia="Amasis MT Pro" w:cs="Amasis MT Pro"/>
          <w:b w:val="0"/>
          <w:bCs w:val="0"/>
          <w:noProof w:val="0"/>
          <w:sz w:val="24"/>
          <w:szCs w:val="24"/>
          <w:lang w:val="en-US"/>
        </w:rPr>
        <w:t xml:space="preserve"> utility method </w:t>
      </w:r>
      <w:r w:rsidRPr="0FFA011D" w:rsidR="0C561CBB">
        <w:rPr>
          <w:rFonts w:ascii="Amasis MT Pro" w:hAnsi="Amasis MT Pro" w:eastAsia="Amasis MT Pro" w:cs="Amasis MT Pro"/>
          <w:b w:val="0"/>
          <w:bCs w:val="0"/>
          <w:noProof w:val="0"/>
          <w:sz w:val="24"/>
          <w:szCs w:val="24"/>
          <w:lang w:val="en-US"/>
        </w:rPr>
        <w:t>provides</w:t>
      </w:r>
      <w:r w:rsidRPr="0FFA011D" w:rsidR="0C561CBB">
        <w:rPr>
          <w:rFonts w:ascii="Amasis MT Pro" w:hAnsi="Amasis MT Pro" w:eastAsia="Amasis MT Pro" w:cs="Amasis MT Pro"/>
          <w:b w:val="0"/>
          <w:bCs w:val="0"/>
          <w:noProof w:val="0"/>
          <w:sz w:val="24"/>
          <w:szCs w:val="24"/>
          <w:lang w:val="en-US"/>
        </w:rPr>
        <w:t xml:space="preserve"> a centralized way to </w:t>
      </w:r>
      <w:r w:rsidRPr="0FFA011D" w:rsidR="0C561CBB">
        <w:rPr>
          <w:rFonts w:ascii="Amasis MT Pro" w:hAnsi="Amasis MT Pro" w:eastAsia="Amasis MT Pro" w:cs="Amasis MT Pro"/>
          <w:b w:val="0"/>
          <w:bCs w:val="0"/>
          <w:noProof w:val="0"/>
          <w:sz w:val="24"/>
          <w:szCs w:val="24"/>
          <w:lang w:val="en-US"/>
        </w:rPr>
        <w:t>retrieve all the references (usages) of a given entity</w:t>
      </w:r>
      <w:r w:rsidRPr="0FFA011D" w:rsidR="0C561CBB">
        <w:rPr>
          <w:rFonts w:ascii="Amasis MT Pro" w:hAnsi="Amasis MT Pro" w:eastAsia="Amasis MT Pro" w:cs="Amasis MT Pro"/>
          <w:b w:val="0"/>
          <w:bCs w:val="0"/>
          <w:noProof w:val="0"/>
          <w:sz w:val="24"/>
          <w:szCs w:val="24"/>
          <w:lang w:val="en-US"/>
        </w:rPr>
        <w:t xml:space="preserve"> across the database. This is particularly useful for validating operations such as </w:t>
      </w:r>
      <w:r w:rsidRPr="0FFA011D" w:rsidR="0C561CBB">
        <w:rPr>
          <w:rFonts w:ascii="Amasis MT Pro" w:hAnsi="Amasis MT Pro" w:eastAsia="Amasis MT Pro" w:cs="Amasis MT Pro"/>
          <w:b w:val="0"/>
          <w:bCs w:val="0"/>
          <w:noProof w:val="0"/>
          <w:sz w:val="24"/>
          <w:szCs w:val="24"/>
          <w:lang w:val="en-US"/>
        </w:rPr>
        <w:t>update</w:t>
      </w:r>
      <w:r w:rsidRPr="0FFA011D" w:rsidR="0C561CBB">
        <w:rPr>
          <w:rFonts w:ascii="Amasis MT Pro" w:hAnsi="Amasis MT Pro" w:eastAsia="Amasis MT Pro" w:cs="Amasis MT Pro"/>
          <w:b w:val="0"/>
          <w:bCs w:val="0"/>
          <w:noProof w:val="0"/>
          <w:sz w:val="24"/>
          <w:szCs w:val="24"/>
          <w:lang w:val="en-US"/>
        </w:rPr>
        <w:t xml:space="preserve"> or </w:t>
      </w:r>
      <w:r w:rsidRPr="0FFA011D" w:rsidR="0C561CBB">
        <w:rPr>
          <w:rFonts w:ascii="Amasis MT Pro" w:hAnsi="Amasis MT Pro" w:eastAsia="Amasis MT Pro" w:cs="Amasis MT Pro"/>
          <w:b w:val="0"/>
          <w:bCs w:val="0"/>
          <w:noProof w:val="0"/>
          <w:sz w:val="24"/>
          <w:szCs w:val="24"/>
          <w:lang w:val="en-US"/>
        </w:rPr>
        <w:t>delete</w:t>
      </w:r>
      <w:r w:rsidRPr="0FFA011D" w:rsidR="0C561CBB">
        <w:rPr>
          <w:rFonts w:ascii="Amasis MT Pro" w:hAnsi="Amasis MT Pro" w:eastAsia="Amasis MT Pro" w:cs="Amasis MT Pro"/>
          <w:b w:val="0"/>
          <w:bCs w:val="0"/>
          <w:noProof w:val="0"/>
          <w:sz w:val="24"/>
          <w:szCs w:val="24"/>
          <w:lang w:val="en-US"/>
        </w:rPr>
        <w:t>, ensuring that an entity is not referenced by child records in other tables.</w:t>
      </w:r>
    </w:p>
    <w:p w:rsidR="2B463266" w:rsidP="0FFA011D" w:rsidRDefault="2B463266" w14:paraId="336569FE" w14:textId="605CFBB4">
      <w:pPr>
        <w:pStyle w:val="Heading3"/>
        <w:bidi w:val="0"/>
        <w:spacing w:before="281" w:beforeAutospacing="off" w:after="281" w:afterAutospacing="off"/>
        <w:jc w:val="left"/>
        <w:rPr>
          <w:rFonts w:ascii="Amasis MT Pro" w:hAnsi="Amasis MT Pro" w:eastAsia="Amasis MT Pro" w:cs="Amasis MT Pro"/>
          <w:b w:val="1"/>
          <w:bCs w:val="1"/>
          <w:noProof w:val="0"/>
          <w:sz w:val="28"/>
          <w:szCs w:val="28"/>
          <w:lang w:val="en-US"/>
        </w:rPr>
      </w:pPr>
    </w:p>
    <w:p w:rsidR="2B463266" w:rsidP="0FFA011D" w:rsidRDefault="2B463266" w14:paraId="4869DEFB" w14:textId="69F2EFCD">
      <w:pPr>
        <w:pStyle w:val="Heading3"/>
        <w:bidi w:val="0"/>
        <w:spacing w:before="281" w:beforeAutospacing="off" w:after="281" w:afterAutospacing="off"/>
        <w:jc w:val="left"/>
        <w:rPr>
          <w:rFonts w:ascii="Amasis MT Pro" w:hAnsi="Amasis MT Pro" w:eastAsia="Amasis MT Pro" w:cs="Amasis MT Pro"/>
          <w:b w:val="1"/>
          <w:bCs w:val="1"/>
          <w:noProof w:val="0"/>
          <w:sz w:val="28"/>
          <w:szCs w:val="28"/>
          <w:lang w:val="en-US"/>
        </w:rPr>
      </w:pPr>
    </w:p>
    <w:p w:rsidR="2B463266" w:rsidP="0FFA011D" w:rsidRDefault="2B463266" w14:paraId="61D940D4" w14:textId="23740A12">
      <w:pPr>
        <w:pStyle w:val="Heading3"/>
        <w:bidi w:val="0"/>
        <w:spacing w:before="281" w:beforeAutospacing="off" w:after="281" w:afterAutospacing="off"/>
        <w:jc w:val="left"/>
        <w:rPr>
          <w:rFonts w:ascii="Amasis MT Pro" w:hAnsi="Amasis MT Pro" w:eastAsia="Amasis MT Pro" w:cs="Amasis MT Pro"/>
          <w:b w:val="1"/>
          <w:bCs w:val="1"/>
          <w:noProof w:val="0"/>
          <w:sz w:val="28"/>
          <w:szCs w:val="28"/>
          <w:lang w:val="en-US"/>
        </w:rPr>
      </w:pPr>
      <w:r w:rsidRPr="0FFA011D" w:rsidR="7E64B9ED">
        <w:rPr>
          <w:rFonts w:ascii="Amasis MT Pro" w:hAnsi="Amasis MT Pro" w:eastAsia="Amasis MT Pro" w:cs="Amasis MT Pro"/>
          <w:b w:val="1"/>
          <w:bCs w:val="1"/>
          <w:noProof w:val="0"/>
          <w:sz w:val="28"/>
          <w:szCs w:val="28"/>
          <w:lang w:val="en-US"/>
        </w:rPr>
        <w:t>Parameters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640"/>
        <w:gridCol w:w="1402"/>
        <w:gridCol w:w="5419"/>
      </w:tblGrid>
      <w:tr w:rsidR="0FFA011D" w:rsidTr="0FFA011D" w14:paraId="1678C6F4">
        <w:trPr>
          <w:trHeight w:val="300"/>
        </w:trPr>
        <w:tc>
          <w:tcPr>
            <w:tcW w:w="2640" w:type="dxa"/>
            <w:tcMar/>
            <w:vAlign w:val="center"/>
          </w:tcPr>
          <w:p w:rsidR="0FFA011D" w:rsidP="0FFA011D" w:rsidRDefault="0FFA011D" w14:paraId="71ECBABE" w14:textId="4F4ED0A8">
            <w:pPr>
              <w:bidi w:val="0"/>
              <w:spacing w:before="0" w:beforeAutospacing="off" w:after="0" w:afterAutospacing="off"/>
              <w:jc w:val="center"/>
              <w:rPr>
                <w:rFonts w:ascii="Amasis MT Pro" w:hAnsi="Amasis MT Pro" w:eastAsia="Amasis MT Pro" w:cs="Amasis MT Pro"/>
                <w:b w:val="1"/>
                <w:bCs w:val="1"/>
              </w:rPr>
            </w:pPr>
            <w:r w:rsidRPr="0FFA011D" w:rsidR="0FFA011D">
              <w:rPr>
                <w:rFonts w:ascii="Amasis MT Pro" w:hAnsi="Amasis MT Pro" w:eastAsia="Amasis MT Pro" w:cs="Amasis MT Pro"/>
                <w:b w:val="1"/>
                <w:bCs w:val="1"/>
              </w:rPr>
              <w:t>Parameter</w:t>
            </w:r>
          </w:p>
        </w:tc>
        <w:tc>
          <w:tcPr>
            <w:tcW w:w="1402" w:type="dxa"/>
            <w:tcMar/>
            <w:vAlign w:val="center"/>
          </w:tcPr>
          <w:p w:rsidR="0FFA011D" w:rsidP="0FFA011D" w:rsidRDefault="0FFA011D" w14:paraId="4EC57DCA" w14:textId="37083753">
            <w:pPr>
              <w:bidi w:val="0"/>
              <w:spacing w:before="0" w:beforeAutospacing="off" w:after="0" w:afterAutospacing="off"/>
              <w:jc w:val="center"/>
              <w:rPr>
                <w:rFonts w:ascii="Amasis MT Pro" w:hAnsi="Amasis MT Pro" w:eastAsia="Amasis MT Pro" w:cs="Amasis MT Pro"/>
                <w:b w:val="1"/>
                <w:bCs w:val="1"/>
              </w:rPr>
            </w:pPr>
            <w:r w:rsidRPr="0FFA011D" w:rsidR="0FFA011D">
              <w:rPr>
                <w:rFonts w:ascii="Amasis MT Pro" w:hAnsi="Amasis MT Pro" w:eastAsia="Amasis MT Pro" w:cs="Amasis MT Pro"/>
                <w:b w:val="1"/>
                <w:bCs w:val="1"/>
              </w:rPr>
              <w:t>Type</w:t>
            </w:r>
          </w:p>
        </w:tc>
        <w:tc>
          <w:tcPr>
            <w:tcW w:w="5419" w:type="dxa"/>
            <w:tcMar/>
            <w:vAlign w:val="center"/>
          </w:tcPr>
          <w:p w:rsidR="0FFA011D" w:rsidP="0FFA011D" w:rsidRDefault="0FFA011D" w14:paraId="12F2C0CB" w14:textId="5FF223A3">
            <w:pPr>
              <w:bidi w:val="0"/>
              <w:spacing w:before="0" w:beforeAutospacing="off" w:after="0" w:afterAutospacing="off"/>
              <w:jc w:val="center"/>
              <w:rPr>
                <w:rFonts w:ascii="Amasis MT Pro" w:hAnsi="Amasis MT Pro" w:eastAsia="Amasis MT Pro" w:cs="Amasis MT Pro"/>
                <w:b w:val="1"/>
                <w:bCs w:val="1"/>
              </w:rPr>
            </w:pPr>
            <w:r w:rsidRPr="0FFA011D" w:rsidR="0FFA011D">
              <w:rPr>
                <w:rFonts w:ascii="Amasis MT Pro" w:hAnsi="Amasis MT Pro" w:eastAsia="Amasis MT Pro" w:cs="Amasis MT Pro"/>
                <w:b w:val="1"/>
                <w:bCs w:val="1"/>
              </w:rPr>
              <w:t>Description</w:t>
            </w:r>
          </w:p>
        </w:tc>
      </w:tr>
      <w:tr w:rsidR="0FFA011D" w:rsidTr="0FFA011D" w14:paraId="061FB4D6">
        <w:trPr>
          <w:trHeight w:val="300"/>
        </w:trPr>
        <w:tc>
          <w:tcPr>
            <w:tcW w:w="2640" w:type="dxa"/>
            <w:tcMar/>
            <w:vAlign w:val="center"/>
          </w:tcPr>
          <w:p w:rsidR="0FFA011D" w:rsidP="0FFA011D" w:rsidRDefault="0FFA011D" w14:paraId="0BC07A62" w14:textId="1DBA24A3">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entity</w:t>
            </w:r>
          </w:p>
        </w:tc>
        <w:tc>
          <w:tcPr>
            <w:tcW w:w="1402" w:type="dxa"/>
            <w:tcMar/>
            <w:vAlign w:val="center"/>
          </w:tcPr>
          <w:p w:rsidR="0FFA011D" w:rsidP="0FFA011D" w:rsidRDefault="0FFA011D" w14:paraId="76F9ED69" w14:textId="1986D7BE">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BaseEntity</w:t>
            </w:r>
          </w:p>
        </w:tc>
        <w:tc>
          <w:tcPr>
            <w:tcW w:w="5419" w:type="dxa"/>
            <w:tcMar/>
            <w:vAlign w:val="center"/>
          </w:tcPr>
          <w:p w:rsidR="0FFA011D" w:rsidP="0FFA011D" w:rsidRDefault="0FFA011D" w14:paraId="3A8EDA83" w14:textId="3EFCFC8E">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The entity instance for which usages need to be checked.</w:t>
            </w:r>
          </w:p>
        </w:tc>
      </w:tr>
      <w:tr w:rsidR="0FFA011D" w:rsidTr="0FFA011D" w14:paraId="28DE8472">
        <w:trPr>
          <w:trHeight w:val="300"/>
        </w:trPr>
        <w:tc>
          <w:tcPr>
            <w:tcW w:w="2640" w:type="dxa"/>
            <w:tcMar/>
            <w:vAlign w:val="center"/>
          </w:tcPr>
          <w:p w:rsidR="0FFA011D" w:rsidP="0FFA011D" w:rsidRDefault="0FFA011D" w14:paraId="6E622011" w14:textId="7B3CD6BE">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checkIgnoredTables</w:t>
            </w:r>
          </w:p>
        </w:tc>
        <w:tc>
          <w:tcPr>
            <w:tcW w:w="1402" w:type="dxa"/>
            <w:tcMar/>
            <w:vAlign w:val="center"/>
          </w:tcPr>
          <w:p w:rsidR="0FFA011D" w:rsidP="0FFA011D" w:rsidRDefault="0FFA011D" w14:paraId="06968E57" w14:textId="7C856DD3">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String[</w:t>
            </w:r>
            <w:r w:rsidRPr="0FFA011D" w:rsidR="0FFA011D">
              <w:rPr>
                <w:rFonts w:ascii="Amasis MT Pro" w:hAnsi="Amasis MT Pro" w:eastAsia="Amasis MT Pro" w:cs="Amasis MT Pro"/>
              </w:rPr>
              <w:t>]</w:t>
            </w:r>
          </w:p>
        </w:tc>
        <w:tc>
          <w:tcPr>
            <w:tcW w:w="5419" w:type="dxa"/>
            <w:tcMar/>
            <w:vAlign w:val="center"/>
          </w:tcPr>
          <w:p w:rsidR="0FFA011D" w:rsidP="0FFA011D" w:rsidRDefault="0FFA011D" w14:paraId="0B10FF22" w14:textId="7571B56A">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 xml:space="preserve">Optional array of table names to be ignored during usage checks (e.g., </w:t>
            </w:r>
            <w:r w:rsidRPr="0FFA011D" w:rsidR="0FFA011D">
              <w:rPr>
                <w:rFonts w:ascii="Amasis MT Pro" w:hAnsi="Amasis MT Pro" w:eastAsia="Amasis MT Pro" w:cs="Amasis MT Pro"/>
              </w:rPr>
              <w:t>temporary</w:t>
            </w:r>
            <w:r w:rsidRPr="0FFA011D" w:rsidR="0FFA011D">
              <w:rPr>
                <w:rFonts w:ascii="Amasis MT Pro" w:hAnsi="Amasis MT Pro" w:eastAsia="Amasis MT Pro" w:cs="Amasis MT Pro"/>
              </w:rPr>
              <w:t xml:space="preserve"> or unrelated tables).</w:t>
            </w:r>
          </w:p>
        </w:tc>
      </w:tr>
    </w:tbl>
    <w:p w:rsidR="2B463266" w:rsidP="0FFA011D" w:rsidRDefault="2B463266" w14:paraId="22347E00" w14:textId="11D4A2B3">
      <w:pPr>
        <w:pStyle w:val="Heading3"/>
        <w:bidi w:val="0"/>
        <w:spacing w:before="281" w:beforeAutospacing="off" w:after="281" w:afterAutospacing="off"/>
        <w:jc w:val="left"/>
        <w:rPr>
          <w:rFonts w:ascii="Amasis MT Pro" w:hAnsi="Amasis MT Pro" w:eastAsia="Amasis MT Pro" w:cs="Amasis MT Pro"/>
          <w:b w:val="1"/>
          <w:bCs w:val="1"/>
          <w:noProof w:val="0"/>
          <w:sz w:val="28"/>
          <w:szCs w:val="28"/>
          <w:lang w:val="en-US"/>
        </w:rPr>
      </w:pPr>
    </w:p>
    <w:p w:rsidR="2B463266" w:rsidP="0FFA011D" w:rsidRDefault="2B463266" w14:paraId="7039EF4D" w14:textId="75AC267A">
      <w:pPr>
        <w:pStyle w:val="Heading3"/>
        <w:bidi w:val="0"/>
        <w:spacing w:before="281" w:beforeAutospacing="off" w:after="281" w:afterAutospacing="off"/>
        <w:jc w:val="left"/>
      </w:pPr>
      <w:r w:rsidRPr="0FFA011D" w:rsidR="7E64B9ED">
        <w:rPr>
          <w:rFonts w:ascii="Amasis MT Pro" w:hAnsi="Amasis MT Pro" w:eastAsia="Amasis MT Pro" w:cs="Amasis MT Pro"/>
          <w:b w:val="1"/>
          <w:bCs w:val="1"/>
          <w:noProof w:val="0"/>
          <w:sz w:val="28"/>
          <w:szCs w:val="28"/>
          <w:lang w:val="en-US"/>
        </w:rPr>
        <w:t>Returns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15"/>
        <w:gridCol w:w="7545"/>
      </w:tblGrid>
      <w:tr w:rsidR="0FFA011D" w:rsidTr="0FFA011D" w14:paraId="6FE2C406">
        <w:trPr>
          <w:trHeight w:val="300"/>
        </w:trPr>
        <w:tc>
          <w:tcPr>
            <w:tcW w:w="1815" w:type="dxa"/>
            <w:tcMar/>
            <w:vAlign w:val="center"/>
          </w:tcPr>
          <w:p w:rsidR="0FFA011D" w:rsidP="0FFA011D" w:rsidRDefault="0FFA011D" w14:paraId="71621376" w14:textId="46C36372">
            <w:pPr>
              <w:bidi w:val="0"/>
              <w:spacing w:before="0" w:beforeAutospacing="off" w:after="0" w:afterAutospacing="off"/>
              <w:jc w:val="center"/>
            </w:pPr>
            <w:r w:rsidRPr="0FFA011D" w:rsidR="0FFA011D">
              <w:rPr>
                <w:b w:val="1"/>
                <w:bCs w:val="1"/>
              </w:rPr>
              <w:t>Return Type</w:t>
            </w:r>
          </w:p>
        </w:tc>
        <w:tc>
          <w:tcPr>
            <w:tcW w:w="7545" w:type="dxa"/>
            <w:tcMar/>
            <w:vAlign w:val="center"/>
          </w:tcPr>
          <w:p w:rsidR="0FFA011D" w:rsidP="0FFA011D" w:rsidRDefault="0FFA011D" w14:paraId="3704DA98" w14:textId="34DFBAE4">
            <w:pPr>
              <w:bidi w:val="0"/>
              <w:spacing w:before="0" w:beforeAutospacing="off" w:after="0" w:afterAutospacing="off"/>
              <w:jc w:val="center"/>
            </w:pPr>
            <w:r w:rsidRPr="0FFA011D" w:rsidR="0FFA011D">
              <w:rPr>
                <w:b w:val="1"/>
                <w:bCs w:val="1"/>
              </w:rPr>
              <w:t>Description</w:t>
            </w:r>
          </w:p>
        </w:tc>
      </w:tr>
      <w:tr w:rsidR="0FFA011D" w:rsidTr="0FFA011D" w14:paraId="23FAF674">
        <w:trPr>
          <w:trHeight w:val="300"/>
        </w:trPr>
        <w:tc>
          <w:tcPr>
            <w:tcW w:w="1815" w:type="dxa"/>
            <w:tcMar/>
            <w:vAlign w:val="center"/>
          </w:tcPr>
          <w:p w:rsidR="0FFA011D" w:rsidP="0FFA011D" w:rsidRDefault="0FFA011D" w14:paraId="7F0F53BB" w14:textId="7D13A01E">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List&lt;String&gt;</w:t>
            </w:r>
          </w:p>
        </w:tc>
        <w:tc>
          <w:tcPr>
            <w:tcW w:w="7545" w:type="dxa"/>
            <w:tcMar/>
            <w:vAlign w:val="center"/>
          </w:tcPr>
          <w:p w:rsidR="0FFA011D" w:rsidP="0FFA011D" w:rsidRDefault="0FFA011D" w14:paraId="30CFE4C5" w14:textId="507C6DF7">
            <w:pPr>
              <w:bidi w:val="0"/>
              <w:spacing w:before="0" w:beforeAutospacing="off" w:after="0" w:afterAutospacing="off"/>
              <w:rPr>
                <w:rFonts w:ascii="Amasis MT Pro" w:hAnsi="Amasis MT Pro" w:eastAsia="Amasis MT Pro" w:cs="Amasis MT Pro"/>
              </w:rPr>
            </w:pPr>
            <w:r w:rsidRPr="0FFA011D" w:rsidR="0FFA011D">
              <w:rPr>
                <w:rFonts w:ascii="Amasis MT Pro" w:hAnsi="Amasis MT Pro" w:eastAsia="Amasis MT Pro" w:cs="Amasis MT Pro"/>
              </w:rPr>
              <w:t xml:space="preserve">A list of </w:t>
            </w:r>
            <w:r w:rsidRPr="0FFA011D" w:rsidR="0FFA011D">
              <w:rPr>
                <w:rFonts w:ascii="Amasis MT Pro" w:hAnsi="Amasis MT Pro" w:eastAsia="Amasis MT Pro" w:cs="Amasis MT Pro"/>
                <w:b w:val="1"/>
                <w:bCs w:val="1"/>
              </w:rPr>
              <w:t>readable placeholders</w:t>
            </w:r>
            <w:r w:rsidRPr="0FFA011D" w:rsidR="0FFA011D">
              <w:rPr>
                <w:rFonts w:ascii="Amasis MT Pro" w:hAnsi="Amasis MT Pro" w:eastAsia="Amasis MT Pro" w:cs="Amasis MT Pro"/>
              </w:rPr>
              <w:t xml:space="preserve"> </w:t>
            </w:r>
            <w:r w:rsidRPr="0FFA011D" w:rsidR="0FFA011D">
              <w:rPr>
                <w:rFonts w:ascii="Amasis MT Pro" w:hAnsi="Amasis MT Pro" w:eastAsia="Amasis MT Pro" w:cs="Amasis MT Pro"/>
              </w:rPr>
              <w:t>representing</w:t>
            </w:r>
            <w:r w:rsidRPr="0FFA011D" w:rsidR="0FFA011D">
              <w:rPr>
                <w:rFonts w:ascii="Amasis MT Pro" w:hAnsi="Amasis MT Pro" w:eastAsia="Amasis MT Pro" w:cs="Amasis MT Pro"/>
              </w:rPr>
              <w:t xml:space="preserve"> all tables or references where the entity is currently used. If the entity is not referenced anywhere, an empty list is returned.</w:t>
            </w:r>
          </w:p>
        </w:tc>
      </w:tr>
    </w:tbl>
    <w:p w:rsidR="2B463266" w:rsidP="0FFA011D" w:rsidRDefault="2B463266" w14:paraId="38F1E49A" w14:textId="78610342">
      <w:pPr>
        <w:bidi w:val="0"/>
        <w:spacing w:before="240" w:beforeAutospacing="off" w:after="240" w:afterAutospacing="off"/>
        <w:jc w:val="left"/>
        <w:rPr>
          <w:rFonts w:ascii="Amasis MT Pro" w:hAnsi="Amasis MT Pro" w:eastAsia="Amasis MT Pro" w:cs="Amasis MT Pro"/>
          <w:b w:val="0"/>
          <w:bCs w:val="0"/>
          <w:noProof w:val="0"/>
          <w:sz w:val="24"/>
          <w:szCs w:val="24"/>
          <w:lang w:val="en-US"/>
        </w:rPr>
      </w:pPr>
    </w:p>
    <w:p w:rsidR="2B463266" w:rsidP="0FFA011D" w:rsidRDefault="2B463266" w14:paraId="294B1C16" w14:textId="2C8E57EA">
      <w:pPr>
        <w:pStyle w:val="Heading2"/>
        <w:bidi w:val="0"/>
        <w:spacing w:before="299" w:beforeAutospacing="off" w:after="299" w:afterAutospacing="off"/>
        <w:jc w:val="left"/>
        <w:rPr>
          <w:rFonts w:ascii="Amasis MT Pro" w:hAnsi="Amasis MT Pro" w:eastAsia="Amasis MT Pro" w:cs="Amasis MT Pro"/>
          <w:b w:val="1"/>
          <w:bCs w:val="1"/>
          <w:noProof w:val="0"/>
          <w:sz w:val="36"/>
          <w:szCs w:val="36"/>
          <w:lang w:val="en-US"/>
        </w:rPr>
      </w:pPr>
    </w:p>
    <w:p w:rsidR="2B463266" w:rsidP="0FFA011D" w:rsidRDefault="2B463266" w14:paraId="67E051D8" w14:textId="34C848B3">
      <w:pPr>
        <w:pStyle w:val="Heading2"/>
        <w:bidi w:val="0"/>
        <w:spacing w:before="299" w:beforeAutospacing="off" w:after="299" w:afterAutospacing="off"/>
        <w:jc w:val="left"/>
        <w:rPr>
          <w:rFonts w:ascii="Amasis MT Pro" w:hAnsi="Amasis MT Pro" w:eastAsia="Amasis MT Pro" w:cs="Amasis MT Pro"/>
          <w:b w:val="1"/>
          <w:bCs w:val="1"/>
          <w:noProof w:val="0"/>
          <w:sz w:val="36"/>
          <w:szCs w:val="36"/>
          <w:lang w:val="en-US"/>
        </w:rPr>
      </w:pPr>
      <w:r w:rsidRPr="0FFA011D" w:rsidR="5038C011">
        <w:rPr>
          <w:rFonts w:ascii="Amasis MT Pro" w:hAnsi="Amasis MT Pro" w:eastAsia="Amasis MT Pro" w:cs="Amasis MT Pro"/>
          <w:b w:val="1"/>
          <w:bCs w:val="1"/>
          <w:noProof w:val="0"/>
          <w:sz w:val="36"/>
          <w:szCs w:val="36"/>
          <w:lang w:val="en-US"/>
        </w:rPr>
        <w:t>Example Usage – Update Scenario</w:t>
      </w:r>
    </w:p>
    <w:p w:rsidR="2B463266" w:rsidP="0FFA011D" w:rsidRDefault="2B463266" w14:paraId="07CC0D7D" w14:textId="1E49C7D2">
      <w:pPr>
        <w:bidi w:val="0"/>
        <w:spacing w:before="240" w:beforeAutospacing="off" w:after="240" w:afterAutospacing="off"/>
        <w:jc w:val="left"/>
        <w:rPr>
          <w:rFonts w:ascii="Amasis MT Pro" w:hAnsi="Amasis MT Pro" w:eastAsia="Amasis MT Pro" w:cs="Amasis MT Pro"/>
          <w:noProof w:val="0"/>
          <w:sz w:val="24"/>
          <w:szCs w:val="24"/>
          <w:lang w:val="en-US"/>
        </w:rPr>
      </w:pPr>
      <w:r w:rsidRPr="0FFA011D" w:rsidR="5038C011">
        <w:rPr>
          <w:rFonts w:ascii="Amasis MT Pro" w:hAnsi="Amasis MT Pro" w:eastAsia="Amasis MT Pro" w:cs="Amasis MT Pro"/>
          <w:noProof w:val="0"/>
          <w:sz w:val="24"/>
          <w:szCs w:val="24"/>
          <w:lang w:val="en-US"/>
        </w:rPr>
        <w:t xml:space="preserve">The </w:t>
      </w:r>
      <w:r w:rsidRPr="0FFA011D" w:rsidR="5038C011">
        <w:rPr>
          <w:rFonts w:ascii="Amasis MT Pro" w:hAnsi="Amasis MT Pro" w:eastAsia="Amasis MT Pro" w:cs="Amasis MT Pro"/>
          <w:noProof w:val="0"/>
          <w:sz w:val="24"/>
          <w:szCs w:val="24"/>
          <w:lang w:val="en-US"/>
        </w:rPr>
        <w:t>getEntityUsages</w:t>
      </w:r>
      <w:r w:rsidRPr="0FFA011D" w:rsidR="5038C011">
        <w:rPr>
          <w:rFonts w:ascii="Amasis MT Pro" w:hAnsi="Amasis MT Pro" w:eastAsia="Amasis MT Pro" w:cs="Amasis MT Pro"/>
          <w:noProof w:val="0"/>
          <w:sz w:val="24"/>
          <w:szCs w:val="24"/>
          <w:lang w:val="en-US"/>
        </w:rPr>
        <w:t>()</w:t>
      </w:r>
      <w:r w:rsidRPr="0FFA011D" w:rsidR="5038C011">
        <w:rPr>
          <w:rFonts w:ascii="Amasis MT Pro" w:hAnsi="Amasis MT Pro" w:eastAsia="Amasis MT Pro" w:cs="Amasis MT Pro"/>
          <w:noProof w:val="0"/>
          <w:sz w:val="24"/>
          <w:szCs w:val="24"/>
          <w:lang w:val="en-US"/>
        </w:rPr>
        <w:t xml:space="preserve"> method is used during update operations to ensure that an entity is not referenced by other records in the system.</w:t>
      </w:r>
      <w:r>
        <w:br/>
      </w:r>
      <w:r w:rsidRPr="0FFA011D" w:rsidR="5038C011">
        <w:rPr>
          <w:rFonts w:ascii="Amasis MT Pro" w:hAnsi="Amasis MT Pro" w:eastAsia="Amasis MT Pro" w:cs="Amasis MT Pro"/>
          <w:noProof w:val="0"/>
          <w:sz w:val="24"/>
          <w:szCs w:val="24"/>
          <w:lang w:val="en-US"/>
        </w:rPr>
        <w:t xml:space="preserve"> If the entity is in use, a </w:t>
      </w:r>
      <w:r w:rsidRPr="0FFA011D" w:rsidR="5038C011">
        <w:rPr>
          <w:rFonts w:ascii="Amasis MT Pro" w:hAnsi="Amasis MT Pro" w:eastAsia="Amasis MT Pro" w:cs="Amasis MT Pro"/>
          <w:noProof w:val="0"/>
          <w:sz w:val="24"/>
          <w:szCs w:val="24"/>
          <w:lang w:val="en-US"/>
        </w:rPr>
        <w:t>GearsException</w:t>
      </w:r>
      <w:r w:rsidRPr="0FFA011D" w:rsidR="5038C011">
        <w:rPr>
          <w:rFonts w:ascii="Amasis MT Pro" w:hAnsi="Amasis MT Pro" w:eastAsia="Amasis MT Pro" w:cs="Amasis MT Pro"/>
          <w:noProof w:val="0"/>
          <w:sz w:val="24"/>
          <w:szCs w:val="24"/>
          <w:lang w:val="en-US"/>
        </w:rPr>
        <w:t xml:space="preserve"> should be thrown with either error metadata or the list of used places.</w:t>
      </w:r>
    </w:p>
    <w:p w:rsidR="2B463266" w:rsidP="0FFA011D" w:rsidRDefault="2B463266" w14:paraId="242AC5ED" w14:textId="374434BF">
      <w:pPr>
        <w:bidi w:val="0"/>
        <w:spacing w:before="240" w:beforeAutospacing="off" w:after="240" w:afterAutospacing="off"/>
        <w:jc w:val="left"/>
        <w:rPr>
          <w:rFonts w:ascii="Amasis MT Pro" w:hAnsi="Amasis MT Pro" w:eastAsia="Amasis MT Pro" w:cs="Amasis MT Pro"/>
          <w:noProof w:val="0"/>
          <w:sz w:val="24"/>
          <w:szCs w:val="24"/>
          <w:lang w:val="en-US"/>
        </w:rPr>
      </w:pPr>
    </w:p>
    <w:p w:rsidR="2B463266" w:rsidP="0FFA011D" w:rsidRDefault="2B463266" w14:paraId="1DE436F5" w14:textId="2CD1BC83">
      <w:pPr>
        <w:shd w:val="clear" w:color="auto" w:fill="1E1F22"/>
        <w:bidi w:val="0"/>
        <w:spacing w:before="0" w:beforeAutospacing="off" w:after="0" w:afterAutospacing="off"/>
        <w:jc w:val="left"/>
      </w:pPr>
      <w:r w:rsidRPr="0FFA011D" w:rsidR="5038C011">
        <w:rPr>
          <w:rFonts w:ascii="Consolas" w:hAnsi="Consolas" w:eastAsia="Consolas" w:cs="Consolas"/>
          <w:noProof w:val="0"/>
          <w:color w:val="B3AE60"/>
          <w:sz w:val="19"/>
          <w:szCs w:val="19"/>
          <w:lang w:val="en-US"/>
        </w:rPr>
        <w:t>@Override</w:t>
      </w:r>
      <w:r>
        <w:br/>
      </w:r>
      <w:r w:rsidRPr="0FFA011D" w:rsidR="5038C011">
        <w:rPr>
          <w:rFonts w:ascii="Consolas" w:hAnsi="Consolas" w:eastAsia="Consolas" w:cs="Consolas"/>
          <w:noProof w:val="0"/>
          <w:color w:val="CF8E6D"/>
          <w:sz w:val="19"/>
          <w:szCs w:val="19"/>
          <w:lang w:val="en-US"/>
        </w:rPr>
        <w:t xml:space="preserve">public void </w:t>
      </w:r>
      <w:r w:rsidRPr="0FFA011D" w:rsidR="5038C011">
        <w:rPr>
          <w:rFonts w:ascii="Consolas" w:hAnsi="Consolas" w:eastAsia="Consolas" w:cs="Consolas"/>
          <w:noProof w:val="0"/>
          <w:color w:val="56A8F5"/>
          <w:sz w:val="19"/>
          <w:szCs w:val="19"/>
          <w:lang w:val="en-US"/>
        </w:rPr>
        <w:t>preUpdateEntity</w:t>
      </w:r>
      <w:r w:rsidRPr="0FFA011D" w:rsidR="5038C011">
        <w:rPr>
          <w:rFonts w:ascii="Consolas" w:hAnsi="Consolas" w:eastAsia="Consolas" w:cs="Consolas"/>
          <w:noProof w:val="0"/>
          <w:color w:val="BCBEC4"/>
          <w:sz w:val="19"/>
          <w:szCs w:val="19"/>
          <w:lang w:val="en-US"/>
        </w:rPr>
        <w:t>(SomeEntity entity, SomeEntityRequestDto requestDto) {</w:t>
      </w:r>
      <w:r>
        <w:br/>
      </w:r>
      <w:r>
        <w:br/>
      </w:r>
      <w:r w:rsidRPr="0FFA011D" w:rsidR="5038C011">
        <w:rPr>
          <w:rFonts w:ascii="Consolas" w:hAnsi="Consolas" w:eastAsia="Consolas" w:cs="Consolas"/>
          <w:noProof w:val="0"/>
          <w:color w:val="BCBEC4"/>
          <w:sz w:val="19"/>
          <w:szCs w:val="19"/>
          <w:lang w:val="en-US"/>
        </w:rPr>
        <w:t xml:space="preserve">    List&lt;String&gt; usedInPlaces = MiscUtils.</w:t>
      </w:r>
      <w:r w:rsidRPr="0FFA011D" w:rsidR="5038C011">
        <w:rPr>
          <w:rFonts w:ascii="Consolas" w:hAnsi="Consolas" w:eastAsia="Consolas" w:cs="Consolas"/>
          <w:i w:val="1"/>
          <w:iCs w:val="1"/>
          <w:noProof w:val="0"/>
          <w:color w:val="BCBEC4"/>
          <w:sz w:val="19"/>
          <w:szCs w:val="19"/>
          <w:lang w:val="en-US"/>
        </w:rPr>
        <w:t>getEntityUsages</w:t>
      </w:r>
      <w:r w:rsidRPr="0FFA011D" w:rsidR="5038C011">
        <w:rPr>
          <w:rFonts w:ascii="Consolas" w:hAnsi="Consolas" w:eastAsia="Consolas" w:cs="Consolas"/>
          <w:noProof w:val="0"/>
          <w:color w:val="BCBEC4"/>
          <w:sz w:val="19"/>
          <w:szCs w:val="19"/>
          <w:lang w:val="en-US"/>
        </w:rPr>
        <w:t xml:space="preserve">(entity, </w:t>
      </w:r>
      <w:r w:rsidRPr="0FFA011D" w:rsidR="5038C011">
        <w:rPr>
          <w:rFonts w:ascii="Consolas" w:hAnsi="Consolas" w:eastAsia="Consolas" w:cs="Consolas"/>
          <w:noProof w:val="0"/>
          <w:color w:val="CF8E6D"/>
          <w:sz w:val="19"/>
          <w:szCs w:val="19"/>
          <w:lang w:val="en-US"/>
        </w:rPr>
        <w:t xml:space="preserve">new </w:t>
      </w:r>
      <w:r w:rsidRPr="0FFA011D" w:rsidR="5038C011">
        <w:rPr>
          <w:rFonts w:ascii="Consolas" w:hAnsi="Consolas" w:eastAsia="Consolas" w:cs="Consolas"/>
          <w:noProof w:val="0"/>
          <w:color w:val="BCBEC4"/>
          <w:sz w:val="19"/>
          <w:szCs w:val="19"/>
          <w:lang w:val="en-US"/>
        </w:rPr>
        <w:t>String[]{</w:t>
      </w:r>
      <w:r>
        <w:br/>
      </w:r>
      <w:r w:rsidRPr="0FFA011D" w:rsidR="5038C011">
        <w:rPr>
          <w:rFonts w:ascii="Consolas" w:hAnsi="Consolas" w:eastAsia="Consolas" w:cs="Consolas"/>
          <w:noProof w:val="0"/>
          <w:color w:val="BCBEC4"/>
          <w:sz w:val="19"/>
          <w:szCs w:val="19"/>
          <w:lang w:val="en-US"/>
        </w:rPr>
        <w:t xml:space="preserve">            </w:t>
      </w:r>
      <w:r w:rsidRPr="0FFA011D" w:rsidR="5038C011">
        <w:rPr>
          <w:rFonts w:ascii="Consolas" w:hAnsi="Consolas" w:eastAsia="Consolas" w:cs="Consolas"/>
          <w:noProof w:val="0"/>
          <w:color w:val="6AAB73"/>
          <w:sz w:val="19"/>
          <w:szCs w:val="19"/>
          <w:lang w:val="en-US"/>
        </w:rPr>
        <w:t>"table_to_ignore_1"</w:t>
      </w:r>
      <w:r w:rsidRPr="0FFA011D" w:rsidR="5038C011">
        <w:rPr>
          <w:rFonts w:ascii="Consolas" w:hAnsi="Consolas" w:eastAsia="Consolas" w:cs="Consolas"/>
          <w:noProof w:val="0"/>
          <w:color w:val="BCBEC4"/>
          <w:sz w:val="19"/>
          <w:szCs w:val="19"/>
          <w:lang w:val="en-US"/>
        </w:rPr>
        <w:t>,</w:t>
      </w:r>
      <w:r>
        <w:br/>
      </w:r>
      <w:r w:rsidRPr="0FFA011D" w:rsidR="5038C011">
        <w:rPr>
          <w:rFonts w:ascii="Consolas" w:hAnsi="Consolas" w:eastAsia="Consolas" w:cs="Consolas"/>
          <w:noProof w:val="0"/>
          <w:color w:val="BCBEC4"/>
          <w:sz w:val="19"/>
          <w:szCs w:val="19"/>
          <w:lang w:val="en-US"/>
        </w:rPr>
        <w:t xml:space="preserve">            </w:t>
      </w:r>
      <w:r w:rsidRPr="0FFA011D" w:rsidR="5038C011">
        <w:rPr>
          <w:rFonts w:ascii="Consolas" w:hAnsi="Consolas" w:eastAsia="Consolas" w:cs="Consolas"/>
          <w:noProof w:val="0"/>
          <w:color w:val="6AAB73"/>
          <w:sz w:val="19"/>
          <w:szCs w:val="19"/>
          <w:lang w:val="en-US"/>
        </w:rPr>
        <w:t>"table_to_ignore_2"</w:t>
      </w:r>
      <w:r>
        <w:br/>
      </w:r>
      <w:r w:rsidRPr="0FFA011D" w:rsidR="5038C011">
        <w:rPr>
          <w:rFonts w:ascii="Consolas" w:hAnsi="Consolas" w:eastAsia="Consolas" w:cs="Consolas"/>
          <w:noProof w:val="0"/>
          <w:color w:val="6AAB73"/>
          <w:sz w:val="19"/>
          <w:szCs w:val="19"/>
          <w:lang w:val="en-US"/>
        </w:rPr>
        <w:t xml:space="preserve">    </w:t>
      </w:r>
      <w:r w:rsidRPr="0FFA011D" w:rsidR="5038C011">
        <w:rPr>
          <w:rFonts w:ascii="Consolas" w:hAnsi="Consolas" w:eastAsia="Consolas" w:cs="Consolas"/>
          <w:noProof w:val="0"/>
          <w:color w:val="BCBEC4"/>
          <w:sz w:val="19"/>
          <w:szCs w:val="19"/>
          <w:lang w:val="en-US"/>
        </w:rPr>
        <w:t>});</w:t>
      </w:r>
      <w:r>
        <w:br/>
      </w:r>
      <w:r>
        <w:br/>
      </w:r>
      <w:r w:rsidRPr="0FFA011D" w:rsidR="5038C011">
        <w:rPr>
          <w:rFonts w:ascii="Consolas" w:hAnsi="Consolas" w:eastAsia="Consolas" w:cs="Consolas"/>
          <w:noProof w:val="0"/>
          <w:color w:val="BCBEC4"/>
          <w:sz w:val="19"/>
          <w:szCs w:val="19"/>
          <w:lang w:val="en-US"/>
        </w:rPr>
        <w:t xml:space="preserve">    </w:t>
      </w:r>
      <w:r w:rsidRPr="0FFA011D" w:rsidR="5038C011">
        <w:rPr>
          <w:rFonts w:ascii="Consolas" w:hAnsi="Consolas" w:eastAsia="Consolas" w:cs="Consolas"/>
          <w:noProof w:val="0"/>
          <w:color w:val="CF8E6D"/>
          <w:sz w:val="19"/>
          <w:szCs w:val="19"/>
          <w:lang w:val="en-US"/>
        </w:rPr>
        <w:t xml:space="preserve">if </w:t>
      </w:r>
      <w:r w:rsidRPr="0FFA011D" w:rsidR="5038C011">
        <w:rPr>
          <w:rFonts w:ascii="Consolas" w:hAnsi="Consolas" w:eastAsia="Consolas" w:cs="Consolas"/>
          <w:noProof w:val="0"/>
          <w:color w:val="BCBEC4"/>
          <w:sz w:val="19"/>
          <w:szCs w:val="19"/>
          <w:lang w:val="en-US"/>
        </w:rPr>
        <w:t>(!usedInPlaces.isEmpty()) {</w:t>
      </w:r>
      <w:r>
        <w:br/>
      </w:r>
      <w:r>
        <w:br/>
      </w:r>
      <w:r w:rsidRPr="0FFA011D" w:rsidR="5038C011">
        <w:rPr>
          <w:rFonts w:ascii="Consolas" w:hAnsi="Consolas" w:eastAsia="Consolas" w:cs="Consolas"/>
          <w:noProof w:val="0"/>
          <w:color w:val="BCBEC4"/>
          <w:sz w:val="19"/>
          <w:szCs w:val="19"/>
          <w:lang w:val="en-US"/>
        </w:rPr>
        <w:t xml:space="preserve">        HashMap&lt;String, Object&gt; errorMetaData = </w:t>
      </w:r>
      <w:r w:rsidRPr="0FFA011D" w:rsidR="5038C011">
        <w:rPr>
          <w:rFonts w:ascii="Consolas" w:hAnsi="Consolas" w:eastAsia="Consolas" w:cs="Consolas"/>
          <w:noProof w:val="0"/>
          <w:color w:val="CF8E6D"/>
          <w:sz w:val="19"/>
          <w:szCs w:val="19"/>
          <w:lang w:val="en-US"/>
        </w:rPr>
        <w:t xml:space="preserve">new </w:t>
      </w:r>
      <w:r w:rsidRPr="0FFA011D" w:rsidR="5038C011">
        <w:rPr>
          <w:rFonts w:ascii="Consolas" w:hAnsi="Consolas" w:eastAsia="Consolas" w:cs="Consolas"/>
          <w:noProof w:val="0"/>
          <w:color w:val="BCBEC4"/>
          <w:sz w:val="19"/>
          <w:szCs w:val="19"/>
          <w:lang w:val="en-US"/>
        </w:rPr>
        <w:t>HashMap&lt;&gt;();</w:t>
      </w:r>
      <w:r>
        <w:br/>
      </w:r>
      <w:r w:rsidRPr="0FFA011D" w:rsidR="5038C011">
        <w:rPr>
          <w:rFonts w:ascii="Consolas" w:hAnsi="Consolas" w:eastAsia="Consolas" w:cs="Consolas"/>
          <w:noProof w:val="0"/>
          <w:color w:val="BCBEC4"/>
          <w:sz w:val="19"/>
          <w:szCs w:val="19"/>
          <w:lang w:val="en-US"/>
        </w:rPr>
        <w:t xml:space="preserve">        errorMetaData.put(</w:t>
      </w:r>
      <w:r w:rsidRPr="0FFA011D" w:rsidR="5038C011">
        <w:rPr>
          <w:rFonts w:ascii="Consolas" w:hAnsi="Consolas" w:eastAsia="Consolas" w:cs="Consolas"/>
          <w:noProof w:val="0"/>
          <w:color w:val="6AAB73"/>
          <w:sz w:val="19"/>
          <w:szCs w:val="19"/>
          <w:lang w:val="en-US"/>
        </w:rPr>
        <w:t>"usedInPlaces"</w:t>
      </w:r>
      <w:r w:rsidRPr="0FFA011D" w:rsidR="5038C011">
        <w:rPr>
          <w:rFonts w:ascii="Consolas" w:hAnsi="Consolas" w:eastAsia="Consolas" w:cs="Consolas"/>
          <w:noProof w:val="0"/>
          <w:color w:val="BCBEC4"/>
          <w:sz w:val="19"/>
          <w:szCs w:val="19"/>
          <w:lang w:val="en-US"/>
        </w:rPr>
        <w:t>, usedInPlaces);</w:t>
      </w:r>
      <w:r>
        <w:br/>
      </w:r>
      <w:r w:rsidRPr="0FFA011D" w:rsidR="5038C011">
        <w:rPr>
          <w:rFonts w:ascii="Consolas" w:hAnsi="Consolas" w:eastAsia="Consolas" w:cs="Consolas"/>
          <w:noProof w:val="0"/>
          <w:color w:val="BCBEC4"/>
          <w:sz w:val="19"/>
          <w:szCs w:val="19"/>
          <w:lang w:val="en-US"/>
        </w:rPr>
        <w:t xml:space="preserve">        </w:t>
      </w:r>
      <w:r w:rsidRPr="0FFA011D" w:rsidR="5038C011">
        <w:rPr>
          <w:rFonts w:ascii="Consolas" w:hAnsi="Consolas" w:eastAsia="Consolas" w:cs="Consolas"/>
          <w:noProof w:val="0"/>
          <w:color w:val="CF8E6D"/>
          <w:sz w:val="19"/>
          <w:szCs w:val="19"/>
          <w:lang w:val="en-US"/>
        </w:rPr>
        <w:t xml:space="preserve">throw new </w:t>
      </w:r>
      <w:r w:rsidRPr="0FFA011D" w:rsidR="5038C011">
        <w:rPr>
          <w:rFonts w:ascii="Consolas" w:hAnsi="Consolas" w:eastAsia="Consolas" w:cs="Consolas"/>
          <w:noProof w:val="0"/>
          <w:color w:val="BCBEC4"/>
          <w:sz w:val="19"/>
          <w:szCs w:val="19"/>
          <w:lang w:val="en-US"/>
        </w:rPr>
        <w:t>GearsException(</w:t>
      </w:r>
      <w:r>
        <w:br/>
      </w:r>
      <w:r w:rsidRPr="0FFA011D" w:rsidR="5038C011">
        <w:rPr>
          <w:rFonts w:ascii="Consolas" w:hAnsi="Consolas" w:eastAsia="Consolas" w:cs="Consolas"/>
          <w:noProof w:val="0"/>
          <w:color w:val="BCBEC4"/>
          <w:sz w:val="19"/>
          <w:szCs w:val="19"/>
          <w:lang w:val="en-US"/>
        </w:rPr>
        <w:t xml:space="preserve">                GearsResponseStatus.</w:t>
      </w:r>
      <w:r w:rsidRPr="0FFA011D" w:rsidR="5038C011">
        <w:rPr>
          <w:rFonts w:ascii="Consolas" w:hAnsi="Consolas" w:eastAsia="Consolas" w:cs="Consolas"/>
          <w:i w:val="1"/>
          <w:iCs w:val="1"/>
          <w:noProof w:val="0"/>
          <w:color w:val="C77DBB"/>
          <w:sz w:val="19"/>
          <w:szCs w:val="19"/>
          <w:lang w:val="en-US"/>
        </w:rPr>
        <w:t>RECORD_IN_USE_ERROR</w:t>
      </w:r>
      <w:r w:rsidRPr="0FFA011D" w:rsidR="5038C011">
        <w:rPr>
          <w:rFonts w:ascii="Consolas" w:hAnsi="Consolas" w:eastAsia="Consolas" w:cs="Consolas"/>
          <w:noProof w:val="0"/>
          <w:color w:val="BCBEC4"/>
          <w:sz w:val="19"/>
          <w:szCs w:val="19"/>
          <w:lang w:val="en-US"/>
        </w:rPr>
        <w:t>,</w:t>
      </w:r>
      <w:r>
        <w:br/>
      </w:r>
      <w:r w:rsidRPr="0FFA011D" w:rsidR="5038C011">
        <w:rPr>
          <w:rFonts w:ascii="Consolas" w:hAnsi="Consolas" w:eastAsia="Consolas" w:cs="Consolas"/>
          <w:noProof w:val="0"/>
          <w:color w:val="BCBEC4"/>
          <w:sz w:val="19"/>
          <w:szCs w:val="19"/>
          <w:lang w:val="en-US"/>
        </w:rPr>
        <w:t xml:space="preserve">                </w:t>
      </w:r>
      <w:r w:rsidRPr="0FFA011D" w:rsidR="5038C011">
        <w:rPr>
          <w:rFonts w:ascii="Consolas" w:hAnsi="Consolas" w:eastAsia="Consolas" w:cs="Consolas"/>
          <w:noProof w:val="0"/>
          <w:color w:val="6AAB73"/>
          <w:sz w:val="19"/>
          <w:szCs w:val="19"/>
          <w:lang w:val="en-US"/>
        </w:rPr>
        <w:t>"message.common.alreadyInUseErrorUpdate"</w:t>
      </w:r>
      <w:r w:rsidRPr="0FFA011D" w:rsidR="5038C011">
        <w:rPr>
          <w:rFonts w:ascii="Consolas" w:hAnsi="Consolas" w:eastAsia="Consolas" w:cs="Consolas"/>
          <w:noProof w:val="0"/>
          <w:color w:val="BCBEC4"/>
          <w:sz w:val="19"/>
          <w:szCs w:val="19"/>
          <w:lang w:val="en-US"/>
        </w:rPr>
        <w:t>,</w:t>
      </w:r>
      <w:r>
        <w:br/>
      </w:r>
      <w:r w:rsidRPr="0FFA011D" w:rsidR="5038C011">
        <w:rPr>
          <w:rFonts w:ascii="Consolas" w:hAnsi="Consolas" w:eastAsia="Consolas" w:cs="Consolas"/>
          <w:noProof w:val="0"/>
          <w:color w:val="BCBEC4"/>
          <w:sz w:val="19"/>
          <w:szCs w:val="19"/>
          <w:lang w:val="en-US"/>
        </w:rPr>
        <w:t xml:space="preserve">                errorMetaData</w:t>
      </w:r>
      <w:r>
        <w:br/>
      </w:r>
      <w:r w:rsidRPr="0FFA011D" w:rsidR="5038C011">
        <w:rPr>
          <w:rFonts w:ascii="Consolas" w:hAnsi="Consolas" w:eastAsia="Consolas" w:cs="Consolas"/>
          <w:noProof w:val="0"/>
          <w:color w:val="BCBEC4"/>
          <w:sz w:val="19"/>
          <w:szCs w:val="19"/>
          <w:lang w:val="en-US"/>
        </w:rPr>
        <w:t xml:space="preserve">        );</w:t>
      </w:r>
      <w:r>
        <w:br/>
      </w:r>
      <w:r>
        <w:br/>
      </w:r>
      <w:r w:rsidRPr="0FFA011D" w:rsidR="5038C011">
        <w:rPr>
          <w:rFonts w:ascii="Consolas" w:hAnsi="Consolas" w:eastAsia="Consolas" w:cs="Consolas"/>
          <w:noProof w:val="0"/>
          <w:color w:val="BCBEC4"/>
          <w:sz w:val="19"/>
          <w:szCs w:val="19"/>
          <w:lang w:val="en-US"/>
        </w:rPr>
        <w:t xml:space="preserve">        </w:t>
      </w:r>
      <w:r w:rsidRPr="0FFA011D" w:rsidR="5038C011">
        <w:rPr>
          <w:rFonts w:ascii="Consolas" w:hAnsi="Consolas" w:eastAsia="Consolas" w:cs="Consolas"/>
          <w:noProof w:val="0"/>
          <w:color w:val="7A7E85"/>
          <w:sz w:val="19"/>
          <w:szCs w:val="19"/>
          <w:lang w:val="en-US"/>
        </w:rPr>
        <w:t>// or</w:t>
      </w:r>
      <w:r>
        <w:br/>
      </w:r>
      <w:r>
        <w:br/>
      </w:r>
      <w:r w:rsidRPr="0FFA011D" w:rsidR="5038C011">
        <w:rPr>
          <w:rFonts w:ascii="Consolas" w:hAnsi="Consolas" w:eastAsia="Consolas" w:cs="Consolas"/>
          <w:noProof w:val="0"/>
          <w:color w:val="7A7E85"/>
          <w:sz w:val="19"/>
          <w:szCs w:val="19"/>
          <w:lang w:val="en-US"/>
        </w:rPr>
        <w:t xml:space="preserve">        // throw new GearsException(</w:t>
      </w:r>
      <w:r>
        <w:br/>
      </w:r>
      <w:r w:rsidRPr="0FFA011D" w:rsidR="5038C011">
        <w:rPr>
          <w:rFonts w:ascii="Consolas" w:hAnsi="Consolas" w:eastAsia="Consolas" w:cs="Consolas"/>
          <w:noProof w:val="0"/>
          <w:color w:val="7A7E85"/>
          <w:sz w:val="19"/>
          <w:szCs w:val="19"/>
          <w:lang w:val="en-US"/>
        </w:rPr>
        <w:t xml:space="preserve">        //     GearsResponseStatus.RECORD_IN_USE_ERROR,</w:t>
      </w:r>
      <w:r>
        <w:br/>
      </w:r>
      <w:r w:rsidRPr="0FFA011D" w:rsidR="5038C011">
        <w:rPr>
          <w:rFonts w:ascii="Consolas" w:hAnsi="Consolas" w:eastAsia="Consolas" w:cs="Consolas"/>
          <w:noProof w:val="0"/>
          <w:color w:val="7A7E85"/>
          <w:sz w:val="19"/>
          <w:szCs w:val="19"/>
          <w:lang w:val="en-US"/>
        </w:rPr>
        <w:t xml:space="preserve">        //     "Already assigned to child components",</w:t>
      </w:r>
      <w:r>
        <w:br/>
      </w:r>
      <w:r w:rsidRPr="0FFA011D" w:rsidR="5038C011">
        <w:rPr>
          <w:rFonts w:ascii="Consolas" w:hAnsi="Consolas" w:eastAsia="Consolas" w:cs="Consolas"/>
          <w:noProof w:val="0"/>
          <w:color w:val="7A7E85"/>
          <w:sz w:val="19"/>
          <w:szCs w:val="19"/>
          <w:lang w:val="en-US"/>
        </w:rPr>
        <w:t xml:space="preserve">        //     usedInPlaces</w:t>
      </w:r>
      <w:r>
        <w:br/>
      </w:r>
      <w:r w:rsidRPr="0FFA011D" w:rsidR="5038C011">
        <w:rPr>
          <w:rFonts w:ascii="Consolas" w:hAnsi="Consolas" w:eastAsia="Consolas" w:cs="Consolas"/>
          <w:noProof w:val="0"/>
          <w:color w:val="7A7E85"/>
          <w:sz w:val="19"/>
          <w:szCs w:val="19"/>
          <w:lang w:val="en-US"/>
        </w:rPr>
        <w:t xml:space="preserve">        // );</w:t>
      </w:r>
      <w:r>
        <w:br/>
      </w:r>
      <w:r w:rsidRPr="0FFA011D" w:rsidR="5038C011">
        <w:rPr>
          <w:rFonts w:ascii="Consolas" w:hAnsi="Consolas" w:eastAsia="Consolas" w:cs="Consolas"/>
          <w:noProof w:val="0"/>
          <w:color w:val="7A7E85"/>
          <w:sz w:val="19"/>
          <w:szCs w:val="19"/>
          <w:lang w:val="en-US"/>
        </w:rPr>
        <w:t xml:space="preserve">    </w:t>
      </w:r>
      <w:r w:rsidRPr="0FFA011D" w:rsidR="5038C011">
        <w:rPr>
          <w:rFonts w:ascii="Consolas" w:hAnsi="Consolas" w:eastAsia="Consolas" w:cs="Consolas"/>
          <w:noProof w:val="0"/>
          <w:color w:val="BCBEC4"/>
          <w:sz w:val="19"/>
          <w:szCs w:val="19"/>
          <w:lang w:val="en-US"/>
        </w:rPr>
        <w:t>}</w:t>
      </w:r>
      <w:r>
        <w:br/>
      </w:r>
      <w:r w:rsidRPr="0FFA011D" w:rsidR="5038C011">
        <w:rPr>
          <w:rFonts w:ascii="Consolas" w:hAnsi="Consolas" w:eastAsia="Consolas" w:cs="Consolas"/>
          <w:noProof w:val="0"/>
          <w:color w:val="BCBEC4"/>
          <w:sz w:val="19"/>
          <w:szCs w:val="19"/>
          <w:lang w:val="en-US"/>
        </w:rPr>
        <w:t>}</w:t>
      </w:r>
    </w:p>
    <w:p w:rsidR="2B463266" w:rsidP="0FFA011D" w:rsidRDefault="2B463266" w14:paraId="182E9B40" w14:textId="5D67E43B">
      <w:pPr>
        <w:bidi w:val="0"/>
        <w:spacing w:before="240" w:beforeAutospacing="off" w:after="240" w:afterAutospacing="off"/>
        <w:jc w:val="left"/>
        <w:rPr>
          <w:rFonts w:ascii="Amasis MT Pro" w:hAnsi="Amasis MT Pro" w:eastAsia="Amasis MT Pro" w:cs="Amasis MT Pro"/>
          <w:noProof w:val="0"/>
          <w:sz w:val="24"/>
          <w:szCs w:val="24"/>
          <w:lang w:val="en-US"/>
        </w:rPr>
      </w:pPr>
    </w:p>
    <w:p w:rsidR="2B463266" w:rsidP="0FFA011D" w:rsidRDefault="2B463266" w14:paraId="3613463F" w14:textId="5F7AD76F">
      <w:pPr>
        <w:pStyle w:val="Heading3"/>
        <w:bidi w:val="0"/>
        <w:spacing w:before="281" w:beforeAutospacing="off" w:after="281" w:afterAutospacing="off"/>
        <w:jc w:val="left"/>
        <w:rPr>
          <w:rFonts w:ascii="Amasis MT Pro" w:hAnsi="Amasis MT Pro" w:eastAsia="Amasis MT Pro" w:cs="Amasis MT Pro"/>
          <w:b w:val="1"/>
          <w:bCs w:val="1"/>
          <w:noProof w:val="0"/>
          <w:sz w:val="24"/>
          <w:szCs w:val="24"/>
          <w:lang w:val="en-US"/>
        </w:rPr>
      </w:pPr>
      <w:r w:rsidRPr="0FFA011D" w:rsidR="5038C011">
        <w:rPr>
          <w:rFonts w:ascii="Amasis MT Pro" w:hAnsi="Amasis MT Pro" w:eastAsia="Amasis MT Pro" w:cs="Amasis MT Pro"/>
          <w:b w:val="1"/>
          <w:bCs w:val="1"/>
          <w:noProof w:val="0"/>
          <w:sz w:val="24"/>
          <w:szCs w:val="24"/>
          <w:lang w:val="en-US"/>
        </w:rPr>
        <w:t>Explanation</w:t>
      </w:r>
    </w:p>
    <w:p w:rsidR="2B463266" w:rsidP="0FFA011D" w:rsidRDefault="2B463266" w14:paraId="161A951E" w14:textId="7B723965">
      <w:pPr>
        <w:pStyle w:val="ListParagraph"/>
        <w:numPr>
          <w:ilvl w:val="0"/>
          <w:numId w:val="10"/>
        </w:numPr>
        <w:bidi w:val="0"/>
        <w:spacing w:before="240" w:beforeAutospacing="off" w:after="240" w:afterAutospacing="off"/>
        <w:jc w:val="left"/>
        <w:rPr>
          <w:rFonts w:ascii="Amasis MT Pro" w:hAnsi="Amasis MT Pro" w:eastAsia="Amasis MT Pro" w:cs="Amasis MT Pro"/>
          <w:b w:val="0"/>
          <w:bCs w:val="0"/>
          <w:noProof w:val="0"/>
          <w:sz w:val="24"/>
          <w:szCs w:val="24"/>
          <w:lang w:val="en-US"/>
        </w:rPr>
      </w:pPr>
      <w:r w:rsidRPr="0FFA011D" w:rsidR="5038C011">
        <w:rPr>
          <w:rFonts w:ascii="Amasis MT Pro" w:hAnsi="Amasis MT Pro" w:eastAsia="Amasis MT Pro" w:cs="Amasis MT Pro"/>
          <w:b w:val="0"/>
          <w:bCs w:val="0"/>
          <w:noProof w:val="0"/>
          <w:sz w:val="24"/>
          <w:szCs w:val="24"/>
          <w:lang w:val="en-US"/>
        </w:rPr>
        <w:t>MiscUtils.getEntityUsages</w:t>
      </w:r>
      <w:r w:rsidRPr="0FFA011D" w:rsidR="5038C011">
        <w:rPr>
          <w:rFonts w:ascii="Amasis MT Pro" w:hAnsi="Amasis MT Pro" w:eastAsia="Amasis MT Pro" w:cs="Amasis MT Pro"/>
          <w:b w:val="0"/>
          <w:bCs w:val="0"/>
          <w:noProof w:val="0"/>
          <w:sz w:val="24"/>
          <w:szCs w:val="24"/>
          <w:lang w:val="en-US"/>
        </w:rPr>
        <w:t>(...)</w:t>
      </w:r>
      <w:r w:rsidRPr="0FFA011D" w:rsidR="5038C011">
        <w:rPr>
          <w:rFonts w:ascii="Amasis MT Pro" w:hAnsi="Amasis MT Pro" w:eastAsia="Amasis MT Pro" w:cs="Amasis MT Pro"/>
          <w:b w:val="0"/>
          <w:bCs w:val="0"/>
          <w:noProof w:val="0"/>
          <w:sz w:val="24"/>
          <w:szCs w:val="24"/>
          <w:lang w:val="en-US"/>
        </w:rPr>
        <w:t xml:space="preserve"> </w:t>
      </w:r>
      <w:r w:rsidRPr="0FFA011D" w:rsidR="5038C011">
        <w:rPr>
          <w:rFonts w:ascii="Amasis MT Pro" w:hAnsi="Amasis MT Pro" w:eastAsia="Amasis MT Pro" w:cs="Amasis MT Pro"/>
          <w:b w:val="0"/>
          <w:bCs w:val="0"/>
          <w:noProof w:val="0"/>
          <w:sz w:val="24"/>
          <w:szCs w:val="24"/>
          <w:lang w:val="en-US"/>
        </w:rPr>
        <w:t>identifies</w:t>
      </w:r>
      <w:r w:rsidRPr="0FFA011D" w:rsidR="5038C011">
        <w:rPr>
          <w:rFonts w:ascii="Amasis MT Pro" w:hAnsi="Amasis MT Pro" w:eastAsia="Amasis MT Pro" w:cs="Amasis MT Pro"/>
          <w:b w:val="0"/>
          <w:bCs w:val="0"/>
          <w:noProof w:val="0"/>
          <w:sz w:val="24"/>
          <w:szCs w:val="24"/>
          <w:lang w:val="en-US"/>
        </w:rPr>
        <w:t xml:space="preserve"> where the entity is referenced in other tables.</w:t>
      </w:r>
    </w:p>
    <w:p w:rsidR="2B463266" w:rsidP="0FFA011D" w:rsidRDefault="2B463266" w14:paraId="20443720" w14:textId="22B96BF2">
      <w:pPr>
        <w:pStyle w:val="ListParagraph"/>
        <w:numPr>
          <w:ilvl w:val="0"/>
          <w:numId w:val="10"/>
        </w:numPr>
        <w:bidi w:val="0"/>
        <w:spacing w:before="240" w:beforeAutospacing="off" w:after="240" w:afterAutospacing="off"/>
        <w:jc w:val="left"/>
        <w:rPr>
          <w:rFonts w:ascii="Amasis MT Pro" w:hAnsi="Amasis MT Pro" w:eastAsia="Amasis MT Pro" w:cs="Amasis MT Pro"/>
          <w:b w:val="0"/>
          <w:bCs w:val="0"/>
          <w:noProof w:val="0"/>
          <w:sz w:val="24"/>
          <w:szCs w:val="24"/>
          <w:lang w:val="en-US"/>
        </w:rPr>
      </w:pPr>
      <w:r w:rsidRPr="0FFA011D" w:rsidR="5038C011">
        <w:rPr>
          <w:rFonts w:ascii="Amasis MT Pro" w:hAnsi="Amasis MT Pro" w:eastAsia="Amasis MT Pro" w:cs="Amasis MT Pro"/>
          <w:b w:val="0"/>
          <w:bCs w:val="0"/>
          <w:noProof w:val="0"/>
          <w:sz w:val="24"/>
          <w:szCs w:val="24"/>
          <w:lang w:val="en-US"/>
        </w:rPr>
        <w:t>usedInPlaces</w:t>
      </w:r>
      <w:r w:rsidRPr="0FFA011D" w:rsidR="5038C011">
        <w:rPr>
          <w:rFonts w:ascii="Amasis MT Pro" w:hAnsi="Amasis MT Pro" w:eastAsia="Amasis MT Pro" w:cs="Amasis MT Pro"/>
          <w:b w:val="0"/>
          <w:bCs w:val="0"/>
          <w:noProof w:val="0"/>
          <w:sz w:val="24"/>
          <w:szCs w:val="24"/>
          <w:lang w:val="en-US"/>
        </w:rPr>
        <w:t xml:space="preserve"> </w:t>
      </w:r>
      <w:r w:rsidRPr="0FFA011D" w:rsidR="5038C011">
        <w:rPr>
          <w:rFonts w:ascii="Amasis MT Pro" w:hAnsi="Amasis MT Pro" w:eastAsia="Amasis MT Pro" w:cs="Amasis MT Pro"/>
          <w:b w:val="0"/>
          <w:bCs w:val="0"/>
          <w:noProof w:val="0"/>
          <w:sz w:val="24"/>
          <w:szCs w:val="24"/>
          <w:lang w:val="en-US"/>
        </w:rPr>
        <w:t>contains</w:t>
      </w:r>
      <w:r w:rsidRPr="0FFA011D" w:rsidR="5038C011">
        <w:rPr>
          <w:rFonts w:ascii="Amasis MT Pro" w:hAnsi="Amasis MT Pro" w:eastAsia="Amasis MT Pro" w:cs="Amasis MT Pro"/>
          <w:b w:val="0"/>
          <w:bCs w:val="0"/>
          <w:noProof w:val="0"/>
          <w:sz w:val="24"/>
          <w:szCs w:val="24"/>
          <w:lang w:val="en-US"/>
        </w:rPr>
        <w:t xml:space="preserve"> a list of modules or tables referencing the entity.</w:t>
      </w:r>
    </w:p>
    <w:p w:rsidR="2B463266" w:rsidP="0FFA011D" w:rsidRDefault="2B463266" w14:paraId="6993C57A" w14:textId="4935B7E7">
      <w:pPr>
        <w:pStyle w:val="ListParagraph"/>
        <w:numPr>
          <w:ilvl w:val="0"/>
          <w:numId w:val="10"/>
        </w:numPr>
        <w:bidi w:val="0"/>
        <w:spacing w:before="240" w:beforeAutospacing="off" w:after="240" w:afterAutospacing="off"/>
        <w:jc w:val="left"/>
        <w:rPr>
          <w:rFonts w:ascii="Amasis MT Pro" w:hAnsi="Amasis MT Pro" w:eastAsia="Amasis MT Pro" w:cs="Amasis MT Pro"/>
          <w:b w:val="0"/>
          <w:bCs w:val="0"/>
          <w:noProof w:val="0"/>
          <w:sz w:val="24"/>
          <w:szCs w:val="24"/>
          <w:lang w:val="en-US"/>
        </w:rPr>
      </w:pPr>
      <w:r w:rsidRPr="0FFA011D" w:rsidR="5038C011">
        <w:rPr>
          <w:rFonts w:ascii="Amasis MT Pro" w:hAnsi="Amasis MT Pro" w:eastAsia="Amasis MT Pro" w:cs="Amasis MT Pro"/>
          <w:b w:val="0"/>
          <w:bCs w:val="0"/>
          <w:noProof w:val="0"/>
          <w:sz w:val="24"/>
          <w:szCs w:val="24"/>
          <w:lang w:val="en-US"/>
        </w:rPr>
        <w:t>Option 1 (</w:t>
      </w:r>
      <w:r w:rsidRPr="0FFA011D" w:rsidR="5038C011">
        <w:rPr>
          <w:rFonts w:ascii="Amasis MT Pro" w:hAnsi="Amasis MT Pro" w:eastAsia="Amasis MT Pro" w:cs="Amasis MT Pro"/>
          <w:b w:val="0"/>
          <w:bCs w:val="0"/>
          <w:noProof w:val="0"/>
          <w:sz w:val="24"/>
          <w:szCs w:val="24"/>
          <w:lang w:val="en-US"/>
        </w:rPr>
        <w:t>errorMetaData</w:t>
      </w:r>
      <w:r w:rsidRPr="0FFA011D" w:rsidR="5038C011">
        <w:rPr>
          <w:rFonts w:ascii="Amasis MT Pro" w:hAnsi="Amasis MT Pro" w:eastAsia="Amasis MT Pro" w:cs="Amasis MT Pro"/>
          <w:b w:val="0"/>
          <w:bCs w:val="0"/>
          <w:noProof w:val="0"/>
          <w:sz w:val="24"/>
          <w:szCs w:val="24"/>
          <w:lang w:val="en-US"/>
        </w:rPr>
        <w:t>) is preferred for structured frontend handling.</w:t>
      </w:r>
    </w:p>
    <w:p w:rsidR="2B463266" w:rsidP="0FFA011D" w:rsidRDefault="2B463266" w14:paraId="4358C716" w14:textId="51878DDC">
      <w:pPr>
        <w:pStyle w:val="ListParagraph"/>
        <w:numPr>
          <w:ilvl w:val="0"/>
          <w:numId w:val="10"/>
        </w:numPr>
        <w:bidi w:val="0"/>
        <w:spacing w:before="240" w:beforeAutospacing="off" w:after="240" w:afterAutospacing="off"/>
        <w:jc w:val="left"/>
        <w:rPr>
          <w:rFonts w:ascii="Amasis MT Pro" w:hAnsi="Amasis MT Pro" w:eastAsia="Amasis MT Pro" w:cs="Amasis MT Pro"/>
          <w:b w:val="0"/>
          <w:bCs w:val="0"/>
          <w:noProof w:val="0"/>
          <w:sz w:val="24"/>
          <w:szCs w:val="24"/>
          <w:lang w:val="en-US"/>
        </w:rPr>
      </w:pPr>
      <w:r w:rsidRPr="0FFA011D" w:rsidR="5038C011">
        <w:rPr>
          <w:rFonts w:ascii="Amasis MT Pro" w:hAnsi="Amasis MT Pro" w:eastAsia="Amasis MT Pro" w:cs="Amasis MT Pro"/>
          <w:b w:val="0"/>
          <w:bCs w:val="0"/>
          <w:noProof w:val="0"/>
          <w:sz w:val="24"/>
          <w:szCs w:val="24"/>
          <w:lang w:val="en-US"/>
        </w:rPr>
        <w:t>Option 2 (</w:t>
      </w:r>
      <w:r w:rsidRPr="0FFA011D" w:rsidR="5038C011">
        <w:rPr>
          <w:rFonts w:ascii="Amasis MT Pro" w:hAnsi="Amasis MT Pro" w:eastAsia="Amasis MT Pro" w:cs="Amasis MT Pro"/>
          <w:b w:val="0"/>
          <w:bCs w:val="0"/>
          <w:noProof w:val="0"/>
          <w:sz w:val="24"/>
          <w:szCs w:val="24"/>
          <w:lang w:val="en-US"/>
        </w:rPr>
        <w:t>usedInPlaces</w:t>
      </w:r>
      <w:r w:rsidRPr="0FFA011D" w:rsidR="5038C011">
        <w:rPr>
          <w:rFonts w:ascii="Amasis MT Pro" w:hAnsi="Amasis MT Pro" w:eastAsia="Amasis MT Pro" w:cs="Amasis MT Pro"/>
          <w:b w:val="0"/>
          <w:bCs w:val="0"/>
          <w:noProof w:val="0"/>
          <w:sz w:val="24"/>
          <w:szCs w:val="24"/>
          <w:lang w:val="en-US"/>
        </w:rPr>
        <w:t>) is simpler for quick validation.</w:t>
      </w:r>
    </w:p>
    <w:p w:rsidR="2B463266" w:rsidP="0FFA011D" w:rsidRDefault="2B463266" w14:paraId="617A8174" w14:textId="608A53BD">
      <w:pPr>
        <w:pStyle w:val="ListParagraph"/>
        <w:numPr>
          <w:ilvl w:val="0"/>
          <w:numId w:val="10"/>
        </w:numPr>
        <w:bidi w:val="0"/>
        <w:spacing w:before="240" w:beforeAutospacing="off" w:after="240" w:afterAutospacing="off"/>
        <w:jc w:val="left"/>
        <w:rPr>
          <w:rFonts w:ascii="Amasis MT Pro" w:hAnsi="Amasis MT Pro" w:eastAsia="Amasis MT Pro" w:cs="Amasis MT Pro"/>
          <w:b w:val="0"/>
          <w:bCs w:val="0"/>
          <w:noProof w:val="0"/>
          <w:sz w:val="24"/>
          <w:szCs w:val="24"/>
          <w:lang w:val="en-US"/>
        </w:rPr>
      </w:pPr>
      <w:r w:rsidRPr="0FFA011D" w:rsidR="5038C011">
        <w:rPr>
          <w:rFonts w:ascii="Amasis MT Pro" w:hAnsi="Amasis MT Pro" w:eastAsia="Amasis MT Pro" w:cs="Amasis MT Pro"/>
          <w:b w:val="0"/>
          <w:bCs w:val="0"/>
          <w:noProof w:val="0"/>
          <w:sz w:val="24"/>
          <w:szCs w:val="24"/>
          <w:lang w:val="en-US"/>
        </w:rPr>
        <w:t>GearsResponseStatus.RECORD_IN_USE_ERROR</w:t>
      </w:r>
      <w:r w:rsidRPr="0FFA011D" w:rsidR="5038C011">
        <w:rPr>
          <w:rFonts w:ascii="Amasis MT Pro" w:hAnsi="Amasis MT Pro" w:eastAsia="Amasis MT Pro" w:cs="Amasis MT Pro"/>
          <w:b w:val="0"/>
          <w:bCs w:val="0"/>
          <w:noProof w:val="0"/>
          <w:sz w:val="24"/>
          <w:szCs w:val="24"/>
          <w:lang w:val="en-US"/>
        </w:rPr>
        <w:t xml:space="preserve"> ensures a unified </w:t>
      </w:r>
      <w:r w:rsidRPr="0FFA011D" w:rsidR="5038C011">
        <w:rPr>
          <w:rFonts w:ascii="Amasis MT Pro" w:hAnsi="Amasis MT Pro" w:eastAsia="Amasis MT Pro" w:cs="Amasis MT Pro"/>
          <w:b w:val="0"/>
          <w:bCs w:val="0"/>
          <w:noProof w:val="0"/>
          <w:sz w:val="24"/>
          <w:szCs w:val="24"/>
          <w:lang w:val="en-US"/>
        </w:rPr>
        <w:t>backend-frontend</w:t>
      </w:r>
      <w:r w:rsidRPr="0FFA011D" w:rsidR="5038C011">
        <w:rPr>
          <w:rFonts w:ascii="Amasis MT Pro" w:hAnsi="Amasis MT Pro" w:eastAsia="Amasis MT Pro" w:cs="Amasis MT Pro"/>
          <w:b w:val="0"/>
          <w:bCs w:val="0"/>
          <w:noProof w:val="0"/>
          <w:sz w:val="24"/>
          <w:szCs w:val="24"/>
          <w:lang w:val="en-US"/>
        </w:rPr>
        <w:t xml:space="preserve"> error flow.</w:t>
      </w:r>
    </w:p>
    <w:p w:rsidR="2B463266" w:rsidP="0FFA011D" w:rsidRDefault="2B463266" w14:paraId="3D5DB2FE" w14:textId="6D0414D1">
      <w:pPr>
        <w:bidi w:val="0"/>
        <w:spacing w:before="240" w:beforeAutospacing="off" w:after="240" w:afterAutospacing="off"/>
        <w:jc w:val="left"/>
        <w:rPr>
          <w:rFonts w:ascii="Amasis MT Pro" w:hAnsi="Amasis MT Pro" w:eastAsia="Amasis MT Pro" w:cs="Amasis MT Pro"/>
          <w:noProof w:val="0"/>
          <w:sz w:val="24"/>
          <w:szCs w:val="24"/>
          <w:lang w:val="en-US"/>
        </w:rPr>
      </w:pPr>
    </w:p>
    <w:p w:rsidR="2B463266" w:rsidP="0FFA011D" w:rsidRDefault="2B463266" w14:paraId="3F41C1DB" w14:textId="371BCA2E">
      <w:pPr>
        <w:bidi w:val="0"/>
        <w:spacing w:before="240" w:beforeAutospacing="off" w:after="240" w:afterAutospacing="off"/>
        <w:jc w:val="left"/>
        <w:rPr>
          <w:rFonts w:ascii="Amasis MT Pro" w:hAnsi="Amasis MT Pro" w:eastAsia="Amasis MT Pro" w:cs="Amasis MT Pro"/>
          <w:noProof w:val="0"/>
          <w:sz w:val="24"/>
          <w:szCs w:val="24"/>
          <w:lang w:val="en-US"/>
        </w:rPr>
      </w:pPr>
    </w:p>
    <w:p w:rsidR="2B463266" w:rsidP="0FFA011D" w:rsidRDefault="2B463266" w14:paraId="6E00FB1C" w14:textId="52FF4768">
      <w:pPr>
        <w:bidi w:val="0"/>
        <w:spacing w:before="240" w:beforeAutospacing="off" w:after="240" w:afterAutospacing="off"/>
        <w:jc w:val="left"/>
        <w:rPr>
          <w:rFonts w:ascii="Amasis MT Pro" w:hAnsi="Amasis MT Pro" w:eastAsia="Amasis MT Pro" w:cs="Amasis MT Pro"/>
          <w:noProof w:val="0"/>
          <w:sz w:val="24"/>
          <w:szCs w:val="24"/>
          <w:lang w:val="en-US"/>
        </w:rPr>
      </w:pPr>
    </w:p>
    <w:p w:rsidR="2B463266" w:rsidP="0FFA011D" w:rsidRDefault="2B463266" w14:paraId="43A1718E" w14:textId="52D8D7C6">
      <w:pPr>
        <w:pStyle w:val="Heading2"/>
        <w:bidi w:val="0"/>
        <w:spacing w:before="299" w:beforeAutospacing="off" w:after="299" w:afterAutospacing="off"/>
        <w:jc w:val="left"/>
        <w:rPr>
          <w:rFonts w:ascii="Amasis MT Pro" w:hAnsi="Amasis MT Pro" w:eastAsia="Amasis MT Pro" w:cs="Amasis MT Pro"/>
          <w:b w:val="1"/>
          <w:bCs w:val="1"/>
          <w:noProof w:val="0"/>
          <w:sz w:val="24"/>
          <w:szCs w:val="24"/>
          <w:lang w:val="en-US"/>
        </w:rPr>
      </w:pPr>
      <w:r w:rsidRPr="0FFA011D" w:rsidR="792106C5">
        <w:rPr>
          <w:rFonts w:ascii="Amasis MT Pro" w:hAnsi="Amasis MT Pro" w:eastAsia="Amasis MT Pro" w:cs="Amasis MT Pro"/>
          <w:b w:val="1"/>
          <w:bCs w:val="1"/>
          <w:noProof w:val="0"/>
          <w:sz w:val="24"/>
          <w:szCs w:val="24"/>
          <w:lang w:val="en-US"/>
        </w:rPr>
        <w:t>Frontend Integration</w:t>
      </w:r>
    </w:p>
    <w:p w:rsidR="2B463266" w:rsidP="0FFA011D" w:rsidRDefault="2B463266" w14:paraId="4595F684" w14:textId="507D4E19">
      <w:pPr>
        <w:bidi w:val="0"/>
        <w:spacing w:before="240" w:beforeAutospacing="off" w:after="240" w:afterAutospacing="off"/>
        <w:jc w:val="left"/>
        <w:rPr>
          <w:rFonts w:ascii="Amasis MT Pro" w:hAnsi="Amasis MT Pro" w:eastAsia="Amasis MT Pro" w:cs="Amasis MT Pro"/>
          <w:noProof w:val="0"/>
          <w:sz w:val="24"/>
          <w:szCs w:val="24"/>
          <w:lang w:val="en-US"/>
        </w:rPr>
      </w:pPr>
      <w:r w:rsidRPr="0FFA011D" w:rsidR="792106C5">
        <w:rPr>
          <w:rFonts w:ascii="Amasis MT Pro" w:hAnsi="Amasis MT Pro" w:eastAsia="Amasis MT Pro" w:cs="Amasis MT Pro"/>
          <w:noProof w:val="0"/>
          <w:sz w:val="24"/>
          <w:szCs w:val="24"/>
          <w:lang w:val="en-US"/>
        </w:rPr>
        <w:t xml:space="preserve">On the Angular side, this error is handled centrally through the </w:t>
      </w:r>
      <w:r w:rsidRPr="0FFA011D" w:rsidR="792106C5">
        <w:rPr>
          <w:rFonts w:ascii="Amasis MT Pro" w:hAnsi="Amasis MT Pro" w:eastAsia="Amasis MT Pro" w:cs="Amasis MT Pro"/>
          <w:b w:val="1"/>
          <w:bCs w:val="1"/>
          <w:noProof w:val="0"/>
          <w:sz w:val="24"/>
          <w:szCs w:val="24"/>
          <w:lang w:val="en-US"/>
        </w:rPr>
        <w:t>GearsAlertService</w:t>
      </w:r>
      <w:r w:rsidRPr="0FFA011D" w:rsidR="792106C5">
        <w:rPr>
          <w:rFonts w:ascii="Amasis MT Pro" w:hAnsi="Amasis MT Pro" w:eastAsia="Amasis MT Pro" w:cs="Amasis MT Pro"/>
          <w:noProof w:val="0"/>
          <w:sz w:val="24"/>
          <w:szCs w:val="24"/>
          <w:lang w:val="en-US"/>
        </w:rPr>
        <w:t>.</w:t>
      </w:r>
      <w:r>
        <w:br/>
      </w:r>
      <w:r w:rsidRPr="0FFA011D" w:rsidR="792106C5">
        <w:rPr>
          <w:rFonts w:ascii="Amasis MT Pro" w:hAnsi="Amasis MT Pro" w:eastAsia="Amasis MT Pro" w:cs="Amasis MT Pro"/>
          <w:noProof w:val="0"/>
          <w:sz w:val="24"/>
          <w:szCs w:val="24"/>
          <w:lang w:val="en-US"/>
        </w:rPr>
        <w:t xml:space="preserve"> When an exception with the </w:t>
      </w:r>
      <w:r w:rsidRPr="0FFA011D" w:rsidR="792106C5">
        <w:rPr>
          <w:rFonts w:ascii="Amasis MT Pro" w:hAnsi="Amasis MT Pro" w:eastAsia="Amasis MT Pro" w:cs="Amasis MT Pro"/>
          <w:noProof w:val="0"/>
          <w:sz w:val="24"/>
          <w:szCs w:val="24"/>
          <w:lang w:val="en-US"/>
        </w:rPr>
        <w:t>status</w:t>
      </w:r>
      <w:r w:rsidRPr="0FFA011D" w:rsidR="792106C5">
        <w:rPr>
          <w:rFonts w:ascii="Amasis MT Pro" w:hAnsi="Amasis MT Pro" w:eastAsia="Amasis MT Pro" w:cs="Amasis MT Pro"/>
          <w:noProof w:val="0"/>
          <w:sz w:val="24"/>
          <w:szCs w:val="24"/>
          <w:lang w:val="en-US"/>
        </w:rPr>
        <w:t xml:space="preserve"> </w:t>
      </w:r>
      <w:r w:rsidRPr="0FFA011D" w:rsidR="792106C5">
        <w:rPr>
          <w:rFonts w:ascii="Amasis MT Pro" w:hAnsi="Amasis MT Pro" w:eastAsia="Amasis MT Pro" w:cs="Amasis MT Pro"/>
          <w:noProof w:val="0"/>
          <w:sz w:val="24"/>
          <w:szCs w:val="24"/>
          <w:lang w:val="en-US"/>
        </w:rPr>
        <w:t>RECORD_IN_USE_ERROR</w:t>
      </w:r>
      <w:r w:rsidRPr="0FFA011D" w:rsidR="792106C5">
        <w:rPr>
          <w:rFonts w:ascii="Amasis MT Pro" w:hAnsi="Amasis MT Pro" w:eastAsia="Amasis MT Pro" w:cs="Amasis MT Pro"/>
          <w:noProof w:val="0"/>
          <w:sz w:val="24"/>
          <w:szCs w:val="24"/>
          <w:lang w:val="en-US"/>
        </w:rPr>
        <w:t xml:space="preserve"> is received, the alert service automatically displays a descriptive, translatable message.</w:t>
      </w:r>
    </w:p>
    <w:p w:rsidR="2B463266" w:rsidP="0FFA011D" w:rsidRDefault="2B463266" w14:paraId="6F5455C3" w14:textId="45FAA840">
      <w:pPr>
        <w:shd w:val="clear" w:color="auto" w:fill="1E1F22"/>
        <w:bidi w:val="0"/>
        <w:spacing w:before="0" w:beforeAutospacing="off" w:after="0" w:afterAutospacing="off"/>
      </w:pPr>
      <w:r w:rsidRPr="0FFA011D" w:rsidR="792106C5">
        <w:rPr>
          <w:rFonts w:ascii="Consolas" w:hAnsi="Consolas" w:eastAsia="Consolas" w:cs="Consolas"/>
          <w:noProof w:val="0"/>
          <w:color w:val="BCBEC4"/>
          <w:sz w:val="19"/>
          <w:szCs w:val="19"/>
          <w:lang w:val="en-US"/>
        </w:rPr>
        <w:t xml:space="preserve">} </w:t>
      </w:r>
      <w:r w:rsidRPr="0FFA011D" w:rsidR="792106C5">
        <w:rPr>
          <w:rFonts w:ascii="Consolas" w:hAnsi="Consolas" w:eastAsia="Consolas" w:cs="Consolas"/>
          <w:noProof w:val="0"/>
          <w:color w:val="CF8E6D"/>
          <w:sz w:val="19"/>
          <w:szCs w:val="19"/>
          <w:lang w:val="en-US"/>
        </w:rPr>
        <w:t xml:space="preserve">else if </w:t>
      </w:r>
      <w:r w:rsidRPr="0FFA011D" w:rsidR="792106C5">
        <w:rPr>
          <w:rFonts w:ascii="Consolas" w:hAnsi="Consolas" w:eastAsia="Consolas" w:cs="Consolas"/>
          <w:noProof w:val="0"/>
          <w:color w:val="BCBEC4"/>
          <w:sz w:val="19"/>
          <w:szCs w:val="19"/>
          <w:lang w:val="en-US"/>
        </w:rPr>
        <w:t>(errorCode === Response.</w:t>
      </w:r>
      <w:r w:rsidRPr="0FFA011D" w:rsidR="792106C5">
        <w:rPr>
          <w:rFonts w:ascii="Consolas" w:hAnsi="Consolas" w:eastAsia="Consolas" w:cs="Consolas"/>
          <w:i w:val="1"/>
          <w:iCs w:val="1"/>
          <w:noProof w:val="0"/>
          <w:color w:val="C77DBB"/>
          <w:sz w:val="19"/>
          <w:szCs w:val="19"/>
          <w:lang w:val="en-US"/>
        </w:rPr>
        <w:t>RECORD_IN_USE_ERROR</w:t>
      </w:r>
      <w:r w:rsidRPr="0FFA011D" w:rsidR="792106C5">
        <w:rPr>
          <w:rFonts w:ascii="Consolas" w:hAnsi="Consolas" w:eastAsia="Consolas" w:cs="Consolas"/>
          <w:noProof w:val="0"/>
          <w:color w:val="BCBEC4"/>
          <w:sz w:val="19"/>
          <w:szCs w:val="19"/>
          <w:lang w:val="en-US"/>
        </w:rPr>
        <w:t>) {</w:t>
      </w:r>
      <w:r>
        <w:br/>
      </w:r>
      <w:r w:rsidRPr="0FFA011D" w:rsidR="792106C5">
        <w:rPr>
          <w:rFonts w:ascii="Consolas" w:hAnsi="Consolas" w:eastAsia="Consolas" w:cs="Consolas"/>
          <w:noProof w:val="0"/>
          <w:color w:val="BCBEC4"/>
          <w:sz w:val="19"/>
          <w:szCs w:val="19"/>
          <w:lang w:val="en-US"/>
        </w:rPr>
        <w:t xml:space="preserve">    </w:t>
      </w:r>
      <w:r w:rsidRPr="0FFA011D" w:rsidR="792106C5">
        <w:rPr>
          <w:rFonts w:ascii="Consolas" w:hAnsi="Consolas" w:eastAsia="Consolas" w:cs="Consolas"/>
          <w:noProof w:val="0"/>
          <w:color w:val="CF8E6D"/>
          <w:sz w:val="19"/>
          <w:szCs w:val="19"/>
          <w:lang w:val="en-US"/>
        </w:rPr>
        <w:t xml:space="preserve">if </w:t>
      </w:r>
      <w:r w:rsidRPr="0FFA011D" w:rsidR="792106C5">
        <w:rPr>
          <w:rFonts w:ascii="Consolas" w:hAnsi="Consolas" w:eastAsia="Consolas" w:cs="Consolas"/>
          <w:noProof w:val="0"/>
          <w:color w:val="BCBEC4"/>
          <w:sz w:val="19"/>
          <w:szCs w:val="19"/>
          <w:lang w:val="en-US"/>
        </w:rPr>
        <w:t>(!errorMetaData?.usedInPlaces) {</w:t>
      </w:r>
      <w:r>
        <w:br/>
      </w:r>
      <w:r w:rsidRPr="0FFA011D" w:rsidR="792106C5">
        <w:rPr>
          <w:rFonts w:ascii="Consolas" w:hAnsi="Consolas" w:eastAsia="Consolas" w:cs="Consolas"/>
          <w:noProof w:val="0"/>
          <w:color w:val="BCBEC4"/>
          <w:sz w:val="19"/>
          <w:szCs w:val="19"/>
          <w:lang w:val="en-US"/>
        </w:rPr>
        <w:t xml:space="preserve">        </w:t>
      </w:r>
      <w:r w:rsidRPr="0FFA011D" w:rsidR="792106C5">
        <w:rPr>
          <w:rFonts w:ascii="Consolas" w:hAnsi="Consolas" w:eastAsia="Consolas" w:cs="Consolas"/>
          <w:noProof w:val="0"/>
          <w:color w:val="CF8E6D"/>
          <w:sz w:val="19"/>
          <w:szCs w:val="19"/>
          <w:lang w:val="en-US"/>
        </w:rPr>
        <w:t>this</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56A8F5"/>
          <w:sz w:val="19"/>
          <w:szCs w:val="19"/>
          <w:lang w:val="en-US"/>
        </w:rPr>
        <w:t>showDeleteErrorAlert</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56A8F5"/>
          <w:sz w:val="19"/>
          <w:szCs w:val="19"/>
          <w:lang w:val="en-US"/>
        </w:rPr>
        <w:t>translate</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6AAB73"/>
          <w:sz w:val="19"/>
          <w:szCs w:val="19"/>
          <w:lang w:val="en-US"/>
        </w:rPr>
        <w:t>'message.common.alreadyInUseError'</w:t>
      </w:r>
      <w:r w:rsidRPr="0FFA011D" w:rsidR="792106C5">
        <w:rPr>
          <w:rFonts w:ascii="Consolas" w:hAnsi="Consolas" w:eastAsia="Consolas" w:cs="Consolas"/>
          <w:noProof w:val="0"/>
          <w:color w:val="BCBEC4"/>
          <w:sz w:val="19"/>
          <w:szCs w:val="19"/>
          <w:lang w:val="en-US"/>
        </w:rPr>
        <w:t>, {</w:t>
      </w:r>
      <w:r>
        <w:br/>
      </w:r>
      <w:r w:rsidRPr="0FFA011D" w:rsidR="792106C5">
        <w:rPr>
          <w:rFonts w:ascii="Consolas" w:hAnsi="Consolas" w:eastAsia="Consolas" w:cs="Consolas"/>
          <w:noProof w:val="0"/>
          <w:color w:val="BCBEC4"/>
          <w:sz w:val="19"/>
          <w:szCs w:val="19"/>
          <w:lang w:val="en-US"/>
        </w:rPr>
        <w:t xml:space="preserve">            </w:t>
      </w:r>
      <w:r w:rsidRPr="0FFA011D" w:rsidR="792106C5">
        <w:rPr>
          <w:rFonts w:ascii="Consolas" w:hAnsi="Consolas" w:eastAsia="Consolas" w:cs="Consolas"/>
          <w:noProof w:val="0"/>
          <w:color w:val="C77DBB"/>
          <w:sz w:val="19"/>
          <w:szCs w:val="19"/>
          <w:lang w:val="en-US"/>
        </w:rPr>
        <w:t>usedPlaces</w:t>
      </w:r>
      <w:r w:rsidRPr="0FFA011D" w:rsidR="792106C5">
        <w:rPr>
          <w:rFonts w:ascii="Consolas" w:hAnsi="Consolas" w:eastAsia="Consolas" w:cs="Consolas"/>
          <w:noProof w:val="0"/>
          <w:color w:val="BCBEC4"/>
          <w:sz w:val="19"/>
          <w:szCs w:val="19"/>
          <w:lang w:val="en-US"/>
        </w:rPr>
        <w:t>: usedInPlaces.</w:t>
      </w:r>
      <w:r w:rsidRPr="0FFA011D" w:rsidR="792106C5">
        <w:rPr>
          <w:rFonts w:ascii="Consolas" w:hAnsi="Consolas" w:eastAsia="Consolas" w:cs="Consolas"/>
          <w:noProof w:val="0"/>
          <w:color w:val="56A8F5"/>
          <w:sz w:val="19"/>
          <w:szCs w:val="19"/>
          <w:lang w:val="en-US"/>
        </w:rPr>
        <w:t>map</w:t>
      </w:r>
      <w:r w:rsidRPr="0FFA011D" w:rsidR="792106C5">
        <w:rPr>
          <w:rFonts w:ascii="Consolas" w:hAnsi="Consolas" w:eastAsia="Consolas" w:cs="Consolas"/>
          <w:noProof w:val="0"/>
          <w:color w:val="BCBEC4"/>
          <w:sz w:val="19"/>
          <w:szCs w:val="19"/>
          <w:lang w:val="en-US"/>
        </w:rPr>
        <w:t xml:space="preserve">(element =&gt; </w:t>
      </w:r>
      <w:r w:rsidRPr="0FFA011D" w:rsidR="792106C5">
        <w:rPr>
          <w:rFonts w:ascii="Consolas" w:hAnsi="Consolas" w:eastAsia="Consolas" w:cs="Consolas"/>
          <w:noProof w:val="0"/>
          <w:color w:val="56A8F5"/>
          <w:sz w:val="19"/>
          <w:szCs w:val="19"/>
          <w:lang w:val="en-US"/>
        </w:rPr>
        <w:t>translate</w:t>
      </w:r>
      <w:r w:rsidRPr="0FFA011D" w:rsidR="792106C5">
        <w:rPr>
          <w:rFonts w:ascii="Consolas" w:hAnsi="Consolas" w:eastAsia="Consolas" w:cs="Consolas"/>
          <w:noProof w:val="0"/>
          <w:color w:val="BCBEC4"/>
          <w:sz w:val="19"/>
          <w:szCs w:val="19"/>
          <w:lang w:val="en-US"/>
        </w:rPr>
        <w:t>(element)).</w:t>
      </w:r>
      <w:r w:rsidRPr="0FFA011D" w:rsidR="792106C5">
        <w:rPr>
          <w:rFonts w:ascii="Consolas" w:hAnsi="Consolas" w:eastAsia="Consolas" w:cs="Consolas"/>
          <w:noProof w:val="0"/>
          <w:color w:val="56A8F5"/>
          <w:sz w:val="19"/>
          <w:szCs w:val="19"/>
          <w:lang w:val="en-US"/>
        </w:rPr>
        <w:t>join</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6AAB73"/>
          <w:sz w:val="19"/>
          <w:szCs w:val="19"/>
          <w:lang w:val="en-US"/>
        </w:rPr>
        <w:t>', '</w:t>
      </w:r>
      <w:r w:rsidRPr="0FFA011D" w:rsidR="792106C5">
        <w:rPr>
          <w:rFonts w:ascii="Consolas" w:hAnsi="Consolas" w:eastAsia="Consolas" w:cs="Consolas"/>
          <w:noProof w:val="0"/>
          <w:color w:val="BCBEC4"/>
          <w:sz w:val="19"/>
          <w:szCs w:val="19"/>
          <w:lang w:val="en-US"/>
        </w:rPr>
        <w:t>)</w:t>
      </w:r>
      <w:r>
        <w:br/>
      </w:r>
      <w:r w:rsidRPr="0FFA011D" w:rsidR="792106C5">
        <w:rPr>
          <w:rFonts w:ascii="Consolas" w:hAnsi="Consolas" w:eastAsia="Consolas" w:cs="Consolas"/>
          <w:noProof w:val="0"/>
          <w:color w:val="BCBEC4"/>
          <w:sz w:val="19"/>
          <w:szCs w:val="19"/>
          <w:lang w:val="en-US"/>
        </w:rPr>
        <w:t xml:space="preserve">        }));</w:t>
      </w:r>
      <w:r>
        <w:br/>
      </w:r>
      <w:r w:rsidRPr="0FFA011D" w:rsidR="792106C5">
        <w:rPr>
          <w:rFonts w:ascii="Consolas" w:hAnsi="Consolas" w:eastAsia="Consolas" w:cs="Consolas"/>
          <w:noProof w:val="0"/>
          <w:color w:val="BCBEC4"/>
          <w:sz w:val="19"/>
          <w:szCs w:val="19"/>
          <w:lang w:val="en-US"/>
        </w:rPr>
        <w:t xml:space="preserve">    } </w:t>
      </w:r>
      <w:r w:rsidRPr="0FFA011D" w:rsidR="792106C5">
        <w:rPr>
          <w:rFonts w:ascii="Consolas" w:hAnsi="Consolas" w:eastAsia="Consolas" w:cs="Consolas"/>
          <w:noProof w:val="0"/>
          <w:color w:val="CF8E6D"/>
          <w:sz w:val="19"/>
          <w:szCs w:val="19"/>
          <w:lang w:val="en-US"/>
        </w:rPr>
        <w:t xml:space="preserve">else </w:t>
      </w:r>
      <w:r w:rsidRPr="0FFA011D" w:rsidR="792106C5">
        <w:rPr>
          <w:rFonts w:ascii="Consolas" w:hAnsi="Consolas" w:eastAsia="Consolas" w:cs="Consolas"/>
          <w:noProof w:val="0"/>
          <w:color w:val="BCBEC4"/>
          <w:sz w:val="19"/>
          <w:szCs w:val="19"/>
          <w:lang w:val="en-US"/>
        </w:rPr>
        <w:t>{</w:t>
      </w:r>
      <w:r>
        <w:br/>
      </w:r>
      <w:r w:rsidRPr="0FFA011D" w:rsidR="792106C5">
        <w:rPr>
          <w:rFonts w:ascii="Consolas" w:hAnsi="Consolas" w:eastAsia="Consolas" w:cs="Consolas"/>
          <w:noProof w:val="0"/>
          <w:color w:val="BCBEC4"/>
          <w:sz w:val="19"/>
          <w:szCs w:val="19"/>
          <w:lang w:val="en-US"/>
        </w:rPr>
        <w:t xml:space="preserve">        </w:t>
      </w:r>
      <w:r w:rsidRPr="0FFA011D" w:rsidR="792106C5">
        <w:rPr>
          <w:rFonts w:ascii="Consolas" w:hAnsi="Consolas" w:eastAsia="Consolas" w:cs="Consolas"/>
          <w:noProof w:val="0"/>
          <w:color w:val="CF8E6D"/>
          <w:sz w:val="19"/>
          <w:szCs w:val="19"/>
          <w:lang w:val="en-US"/>
        </w:rPr>
        <w:t>this</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56A8F5"/>
          <w:sz w:val="19"/>
          <w:szCs w:val="19"/>
          <w:lang w:val="en-US"/>
        </w:rPr>
        <w:t>showDeleteErrorAlert</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56A8F5"/>
          <w:sz w:val="19"/>
          <w:szCs w:val="19"/>
          <w:lang w:val="en-US"/>
        </w:rPr>
        <w:t>translate</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6AAB73"/>
          <w:sz w:val="19"/>
          <w:szCs w:val="19"/>
          <w:lang w:val="en-US"/>
        </w:rPr>
        <w:t>'message.common.alreadyInUseErrorUpdate'</w:t>
      </w:r>
      <w:r w:rsidRPr="0FFA011D" w:rsidR="792106C5">
        <w:rPr>
          <w:rFonts w:ascii="Consolas" w:hAnsi="Consolas" w:eastAsia="Consolas" w:cs="Consolas"/>
          <w:noProof w:val="0"/>
          <w:color w:val="BCBEC4"/>
          <w:sz w:val="19"/>
          <w:szCs w:val="19"/>
          <w:lang w:val="en-US"/>
        </w:rPr>
        <w:t>, {</w:t>
      </w:r>
      <w:r>
        <w:br/>
      </w:r>
      <w:r w:rsidRPr="0FFA011D" w:rsidR="792106C5">
        <w:rPr>
          <w:rFonts w:ascii="Consolas" w:hAnsi="Consolas" w:eastAsia="Consolas" w:cs="Consolas"/>
          <w:noProof w:val="0"/>
          <w:color w:val="BCBEC4"/>
          <w:sz w:val="19"/>
          <w:szCs w:val="19"/>
          <w:lang w:val="en-US"/>
        </w:rPr>
        <w:t xml:space="preserve">            </w:t>
      </w:r>
      <w:r w:rsidRPr="0FFA011D" w:rsidR="792106C5">
        <w:rPr>
          <w:rFonts w:ascii="Consolas" w:hAnsi="Consolas" w:eastAsia="Consolas" w:cs="Consolas"/>
          <w:noProof w:val="0"/>
          <w:color w:val="C77DBB"/>
          <w:sz w:val="19"/>
          <w:szCs w:val="19"/>
          <w:lang w:val="en-US"/>
        </w:rPr>
        <w:t>usedPlaces</w:t>
      </w:r>
      <w:r w:rsidRPr="0FFA011D" w:rsidR="792106C5">
        <w:rPr>
          <w:rFonts w:ascii="Consolas" w:hAnsi="Consolas" w:eastAsia="Consolas" w:cs="Consolas"/>
          <w:noProof w:val="0"/>
          <w:color w:val="BCBEC4"/>
          <w:sz w:val="19"/>
          <w:szCs w:val="19"/>
          <w:lang w:val="en-US"/>
        </w:rPr>
        <w:t>: errorMetaData?.usedInPlaces?.</w:t>
      </w:r>
      <w:r w:rsidRPr="0FFA011D" w:rsidR="792106C5">
        <w:rPr>
          <w:rFonts w:ascii="Consolas" w:hAnsi="Consolas" w:eastAsia="Consolas" w:cs="Consolas"/>
          <w:noProof w:val="0"/>
          <w:color w:val="56A8F5"/>
          <w:sz w:val="19"/>
          <w:szCs w:val="19"/>
          <w:lang w:val="en-US"/>
        </w:rPr>
        <w:t>map</w:t>
      </w:r>
      <w:r w:rsidRPr="0FFA011D" w:rsidR="792106C5">
        <w:rPr>
          <w:rFonts w:ascii="Consolas" w:hAnsi="Consolas" w:eastAsia="Consolas" w:cs="Consolas"/>
          <w:noProof w:val="0"/>
          <w:color w:val="BCBEC4"/>
          <w:sz w:val="19"/>
          <w:szCs w:val="19"/>
          <w:lang w:val="en-US"/>
        </w:rPr>
        <w:t xml:space="preserve">(element =&gt; </w:t>
      </w:r>
      <w:r w:rsidRPr="0FFA011D" w:rsidR="792106C5">
        <w:rPr>
          <w:rFonts w:ascii="Consolas" w:hAnsi="Consolas" w:eastAsia="Consolas" w:cs="Consolas"/>
          <w:noProof w:val="0"/>
          <w:color w:val="56A8F5"/>
          <w:sz w:val="19"/>
          <w:szCs w:val="19"/>
          <w:lang w:val="en-US"/>
        </w:rPr>
        <w:t>translate</w:t>
      </w:r>
      <w:r w:rsidRPr="0FFA011D" w:rsidR="792106C5">
        <w:rPr>
          <w:rFonts w:ascii="Consolas" w:hAnsi="Consolas" w:eastAsia="Consolas" w:cs="Consolas"/>
          <w:noProof w:val="0"/>
          <w:color w:val="BCBEC4"/>
          <w:sz w:val="19"/>
          <w:szCs w:val="19"/>
          <w:lang w:val="en-US"/>
        </w:rPr>
        <w:t>(element)).</w:t>
      </w:r>
      <w:r w:rsidRPr="0FFA011D" w:rsidR="792106C5">
        <w:rPr>
          <w:rFonts w:ascii="Consolas" w:hAnsi="Consolas" w:eastAsia="Consolas" w:cs="Consolas"/>
          <w:noProof w:val="0"/>
          <w:color w:val="56A8F5"/>
          <w:sz w:val="19"/>
          <w:szCs w:val="19"/>
          <w:lang w:val="en-US"/>
        </w:rPr>
        <w:t>join</w:t>
      </w:r>
      <w:r w:rsidRPr="0FFA011D" w:rsidR="792106C5">
        <w:rPr>
          <w:rFonts w:ascii="Consolas" w:hAnsi="Consolas" w:eastAsia="Consolas" w:cs="Consolas"/>
          <w:noProof w:val="0"/>
          <w:color w:val="BCBEC4"/>
          <w:sz w:val="19"/>
          <w:szCs w:val="19"/>
          <w:lang w:val="en-US"/>
        </w:rPr>
        <w:t>(</w:t>
      </w:r>
      <w:r w:rsidRPr="0FFA011D" w:rsidR="792106C5">
        <w:rPr>
          <w:rFonts w:ascii="Consolas" w:hAnsi="Consolas" w:eastAsia="Consolas" w:cs="Consolas"/>
          <w:noProof w:val="0"/>
          <w:color w:val="6AAB73"/>
          <w:sz w:val="19"/>
          <w:szCs w:val="19"/>
          <w:lang w:val="en-US"/>
        </w:rPr>
        <w:t>', '</w:t>
      </w:r>
      <w:r w:rsidRPr="0FFA011D" w:rsidR="792106C5">
        <w:rPr>
          <w:rFonts w:ascii="Consolas" w:hAnsi="Consolas" w:eastAsia="Consolas" w:cs="Consolas"/>
          <w:noProof w:val="0"/>
          <w:color w:val="BCBEC4"/>
          <w:sz w:val="19"/>
          <w:szCs w:val="19"/>
          <w:lang w:val="en-US"/>
        </w:rPr>
        <w:t>)</w:t>
      </w:r>
      <w:r>
        <w:br/>
      </w:r>
      <w:r w:rsidRPr="0FFA011D" w:rsidR="792106C5">
        <w:rPr>
          <w:rFonts w:ascii="Consolas" w:hAnsi="Consolas" w:eastAsia="Consolas" w:cs="Consolas"/>
          <w:noProof w:val="0"/>
          <w:color w:val="BCBEC4"/>
          <w:sz w:val="19"/>
          <w:szCs w:val="19"/>
          <w:lang w:val="en-US"/>
        </w:rPr>
        <w:t xml:space="preserve">        }));</w:t>
      </w:r>
      <w:r>
        <w:br/>
      </w:r>
      <w:r w:rsidRPr="0FFA011D" w:rsidR="792106C5">
        <w:rPr>
          <w:rFonts w:ascii="Consolas" w:hAnsi="Consolas" w:eastAsia="Consolas" w:cs="Consolas"/>
          <w:noProof w:val="0"/>
          <w:color w:val="BCBEC4"/>
          <w:sz w:val="19"/>
          <w:szCs w:val="19"/>
          <w:lang w:val="en-US"/>
        </w:rPr>
        <w:t xml:space="preserve">    }</w:t>
      </w:r>
      <w:r>
        <w:br/>
      </w:r>
      <w:r w:rsidRPr="0FFA011D" w:rsidR="792106C5">
        <w:rPr>
          <w:rFonts w:ascii="Consolas" w:hAnsi="Consolas" w:eastAsia="Consolas" w:cs="Consolas"/>
          <w:noProof w:val="0"/>
          <w:color w:val="BCBEC4"/>
          <w:sz w:val="19"/>
          <w:szCs w:val="19"/>
          <w:lang w:val="en-US"/>
        </w:rPr>
        <w:t>}</w:t>
      </w:r>
    </w:p>
    <w:p w:rsidR="2B463266" w:rsidP="0FFA011D" w:rsidRDefault="2B463266" w14:paraId="763B8B31" w14:textId="35A0661E">
      <w:pPr>
        <w:pStyle w:val="Normal"/>
        <w:bidi w:val="0"/>
        <w:rPr>
          <w:noProof w:val="0"/>
          <w:lang w:val="en-US"/>
        </w:rPr>
      </w:pPr>
    </w:p>
    <w:p w:rsidR="2B463266" w:rsidP="0FFA011D" w:rsidRDefault="2B463266" w14:paraId="206069CB" w14:textId="6522DECF">
      <w:pPr>
        <w:pStyle w:val="Normal"/>
        <w:bidi w:val="0"/>
        <w:spacing w:before="240" w:beforeAutospacing="off" w:after="240" w:afterAutospacing="off"/>
        <w:jc w:val="left"/>
        <w:rPr>
          <w:rFonts w:ascii="Amasis MT Pro" w:hAnsi="Amasis MT Pro" w:eastAsia="Amasis MT Pro" w:cs="Amasis MT Pro"/>
          <w:noProof w:val="0"/>
          <w:sz w:val="24"/>
          <w:szCs w:val="24"/>
          <w:lang w:val="en-US"/>
        </w:rPr>
      </w:pPr>
    </w:p>
    <w:p w:rsidR="2B463266" w:rsidP="0FFA011D" w:rsidRDefault="2B463266" w14:paraId="41B704F5" w14:textId="2D8F4BE7">
      <w:pPr>
        <w:pStyle w:val="Heading2"/>
        <w:bidi w:val="0"/>
        <w:jc w:val="left"/>
        <w:rPr>
          <w:rFonts w:ascii="Amasis MT Pro" w:hAnsi="Amasis MT Pro" w:eastAsia="Amasis MT Pro" w:cs="Amasis MT Pro"/>
          <w:b w:val="1"/>
          <w:bCs w:val="1"/>
          <w:noProof w:val="0"/>
          <w:sz w:val="24"/>
          <w:szCs w:val="24"/>
          <w:lang w:val="en-US"/>
        </w:rPr>
      </w:pPr>
      <w:r w:rsidRPr="0FFA011D" w:rsidR="0555B908">
        <w:rPr>
          <w:noProof w:val="0"/>
          <w:sz w:val="24"/>
          <w:szCs w:val="24"/>
          <w:lang w:val="en-US"/>
        </w:rPr>
        <w:t>Frontend Update Error Handling Example</w:t>
      </w:r>
    </w:p>
    <w:p w:rsidR="2B463266" w:rsidP="0FFA011D" w:rsidRDefault="2B463266" w14:paraId="39309712" w14:textId="22727484">
      <w:pPr>
        <w:bidi w:val="0"/>
        <w:spacing w:before="240" w:beforeAutospacing="off" w:after="240" w:afterAutospacing="off"/>
        <w:jc w:val="left"/>
        <w:rPr>
          <w:rFonts w:ascii="Amasis MT Pro" w:hAnsi="Amasis MT Pro" w:eastAsia="Amasis MT Pro" w:cs="Amasis MT Pro"/>
          <w:noProof w:val="0"/>
          <w:sz w:val="24"/>
          <w:szCs w:val="24"/>
          <w:lang w:val="en-US"/>
        </w:rPr>
      </w:pPr>
      <w:r w:rsidRPr="0FFA011D" w:rsidR="0555B908">
        <w:rPr>
          <w:rFonts w:ascii="Amasis MT Pro" w:hAnsi="Amasis MT Pro" w:eastAsia="Amasis MT Pro" w:cs="Amasis MT Pro"/>
          <w:noProof w:val="0"/>
          <w:sz w:val="24"/>
          <w:szCs w:val="24"/>
          <w:lang w:val="en-US"/>
        </w:rPr>
        <w:t xml:space="preserve">For update operations, you can handle </w:t>
      </w:r>
      <w:r w:rsidRPr="0FFA011D" w:rsidR="0555B908">
        <w:rPr>
          <w:rFonts w:ascii="Amasis MT Pro" w:hAnsi="Amasis MT Pro" w:eastAsia="Amasis MT Pro" w:cs="Amasis MT Pro"/>
          <w:noProof w:val="0"/>
          <w:sz w:val="24"/>
          <w:szCs w:val="24"/>
          <w:lang w:val="en-US"/>
        </w:rPr>
        <w:t>RECORD_IN_USE_ERROR</w:t>
      </w:r>
      <w:r w:rsidRPr="0FFA011D" w:rsidR="0555B908">
        <w:rPr>
          <w:rFonts w:ascii="Amasis MT Pro" w:hAnsi="Amasis MT Pro" w:eastAsia="Amasis MT Pro" w:cs="Amasis MT Pro"/>
          <w:noProof w:val="0"/>
          <w:sz w:val="24"/>
          <w:szCs w:val="24"/>
          <w:lang w:val="en-US"/>
        </w:rPr>
        <w:t xml:space="preserve"> in your component’s error callback:</w:t>
      </w:r>
    </w:p>
    <w:p w:rsidR="2B463266" w:rsidP="0FFA011D" w:rsidRDefault="2B463266" w14:paraId="5AFF4AB4" w14:textId="19EDCE60">
      <w:pPr>
        <w:shd w:val="clear" w:color="auto" w:fill="1E1F22"/>
        <w:bidi w:val="0"/>
        <w:spacing w:before="0" w:beforeAutospacing="off" w:after="0" w:afterAutospacing="off"/>
        <w:jc w:val="left"/>
      </w:pPr>
      <w:r w:rsidRPr="0FFA011D" w:rsidR="6C83ADC4">
        <w:rPr>
          <w:rFonts w:ascii="Consolas" w:hAnsi="Consolas" w:eastAsia="Consolas" w:cs="Consolas"/>
          <w:noProof w:val="0"/>
          <w:color w:val="56A8F5"/>
          <w:sz w:val="19"/>
          <w:szCs w:val="19"/>
          <w:lang w:val="en-US"/>
        </w:rPr>
        <w:t>onDataUpdateError</w:t>
      </w:r>
      <w:r w:rsidRPr="0FFA011D" w:rsidR="6C83ADC4">
        <w:rPr>
          <w:rFonts w:ascii="Consolas" w:hAnsi="Consolas" w:eastAsia="Consolas" w:cs="Consolas"/>
          <w:noProof w:val="0"/>
          <w:color w:val="56A8F5"/>
          <w:sz w:val="19"/>
          <w:szCs w:val="19"/>
          <w:lang w:val="en-US"/>
        </w:rPr>
        <w:t>(error: any): void {</w:t>
      </w:r>
      <w:r>
        <w:br/>
      </w:r>
      <w:r w:rsidRPr="0FFA011D" w:rsidR="6C83ADC4">
        <w:rPr>
          <w:rFonts w:ascii="Consolas" w:hAnsi="Consolas" w:eastAsia="Consolas" w:cs="Consolas"/>
          <w:noProof w:val="0"/>
          <w:color w:val="56A8F5"/>
          <w:sz w:val="19"/>
          <w:szCs w:val="19"/>
          <w:lang w:val="en-US"/>
        </w:rPr>
        <w:t xml:space="preserve">    if (</w:t>
      </w:r>
      <w:r w:rsidRPr="0FFA011D" w:rsidR="6C83ADC4">
        <w:rPr>
          <w:rFonts w:ascii="Consolas" w:hAnsi="Consolas" w:eastAsia="Consolas" w:cs="Consolas"/>
          <w:noProof w:val="0"/>
          <w:color w:val="56A8F5"/>
          <w:sz w:val="19"/>
          <w:szCs w:val="19"/>
          <w:lang w:val="en-US"/>
        </w:rPr>
        <w:t>error.error.statusCode</w:t>
      </w:r>
      <w:r w:rsidRPr="0FFA011D" w:rsidR="6C83ADC4">
        <w:rPr>
          <w:rFonts w:ascii="Consolas" w:hAnsi="Consolas" w:eastAsia="Consolas" w:cs="Consolas"/>
          <w:noProof w:val="0"/>
          <w:color w:val="56A8F5"/>
          <w:sz w:val="19"/>
          <w:szCs w:val="19"/>
          <w:lang w:val="en-US"/>
        </w:rPr>
        <w:t xml:space="preserve"> === </w:t>
      </w:r>
      <w:r w:rsidRPr="0FFA011D" w:rsidR="6C83ADC4">
        <w:rPr>
          <w:rFonts w:ascii="Consolas" w:hAnsi="Consolas" w:eastAsia="Consolas" w:cs="Consolas"/>
          <w:noProof w:val="0"/>
          <w:color w:val="56A8F5"/>
          <w:sz w:val="19"/>
          <w:szCs w:val="19"/>
          <w:lang w:val="en-US"/>
        </w:rPr>
        <w:t>Response.RECORD_IN_USE_ERROR</w:t>
      </w:r>
      <w:r w:rsidRPr="0FFA011D" w:rsidR="6C83ADC4">
        <w:rPr>
          <w:rFonts w:ascii="Consolas" w:hAnsi="Consolas" w:eastAsia="Consolas" w:cs="Consolas"/>
          <w:noProof w:val="0"/>
          <w:color w:val="56A8F5"/>
          <w:sz w:val="19"/>
          <w:szCs w:val="19"/>
          <w:lang w:val="en-US"/>
        </w:rPr>
        <w:t>) {</w:t>
      </w:r>
      <w:r>
        <w:br/>
      </w:r>
      <w:r w:rsidRPr="0FFA011D" w:rsidR="6C83ADC4">
        <w:rPr>
          <w:rFonts w:ascii="Consolas" w:hAnsi="Consolas" w:eastAsia="Consolas" w:cs="Consolas"/>
          <w:noProof w:val="0"/>
          <w:color w:val="56A8F5"/>
          <w:sz w:val="19"/>
          <w:szCs w:val="19"/>
          <w:lang w:val="en-US"/>
        </w:rPr>
        <w:t xml:space="preserve">        </w:t>
      </w:r>
      <w:r w:rsidRPr="0FFA011D" w:rsidR="6C83ADC4">
        <w:rPr>
          <w:rFonts w:ascii="Consolas" w:hAnsi="Consolas" w:eastAsia="Consolas" w:cs="Consolas"/>
          <w:noProof w:val="0"/>
          <w:color w:val="56A8F5"/>
          <w:sz w:val="19"/>
          <w:szCs w:val="19"/>
          <w:lang w:val="en-US"/>
        </w:rPr>
        <w:t>this._</w:t>
      </w:r>
      <w:r w:rsidRPr="0FFA011D" w:rsidR="6C83ADC4">
        <w:rPr>
          <w:rFonts w:ascii="Consolas" w:hAnsi="Consolas" w:eastAsia="Consolas" w:cs="Consolas"/>
          <w:noProof w:val="0"/>
          <w:color w:val="56A8F5"/>
          <w:sz w:val="19"/>
          <w:szCs w:val="19"/>
          <w:lang w:val="en-US"/>
        </w:rPr>
        <w:t>gearsAlertService.onError</w:t>
      </w:r>
      <w:r w:rsidRPr="0FFA011D" w:rsidR="6C83ADC4">
        <w:rPr>
          <w:rFonts w:ascii="Consolas" w:hAnsi="Consolas" w:eastAsia="Consolas" w:cs="Consolas"/>
          <w:noProof w:val="0"/>
          <w:color w:val="56A8F5"/>
          <w:sz w:val="19"/>
          <w:szCs w:val="19"/>
          <w:lang w:val="en-US"/>
        </w:rPr>
        <w:t xml:space="preserve">(error, </w:t>
      </w:r>
      <w:r w:rsidRPr="0FFA011D" w:rsidR="6C83ADC4">
        <w:rPr>
          <w:rFonts w:ascii="Consolas" w:hAnsi="Consolas" w:eastAsia="Consolas" w:cs="Consolas"/>
          <w:noProof w:val="0"/>
          <w:color w:val="56A8F5"/>
          <w:sz w:val="19"/>
          <w:szCs w:val="19"/>
          <w:lang w:val="en-US"/>
        </w:rPr>
        <w:t>this.getComponent</w:t>
      </w:r>
      <w:r w:rsidRPr="0FFA011D" w:rsidR="6C83ADC4">
        <w:rPr>
          <w:rFonts w:ascii="Consolas" w:hAnsi="Consolas" w:eastAsia="Consolas" w:cs="Consolas"/>
          <w:noProof w:val="0"/>
          <w:color w:val="56A8F5"/>
          <w:sz w:val="19"/>
          <w:szCs w:val="19"/>
          <w:lang w:val="en-US"/>
        </w:rPr>
        <w:t>(), false);</w:t>
      </w:r>
      <w:r>
        <w:br/>
      </w:r>
      <w:r w:rsidRPr="0FFA011D" w:rsidR="6C83ADC4">
        <w:rPr>
          <w:rFonts w:ascii="Consolas" w:hAnsi="Consolas" w:eastAsia="Consolas" w:cs="Consolas"/>
          <w:noProof w:val="0"/>
          <w:color w:val="56A8F5"/>
          <w:sz w:val="19"/>
          <w:szCs w:val="19"/>
          <w:lang w:val="en-US"/>
        </w:rPr>
        <w:t xml:space="preserve">        </w:t>
      </w:r>
      <w:r w:rsidRPr="0FFA011D" w:rsidR="6C83ADC4">
        <w:rPr>
          <w:rFonts w:ascii="Consolas" w:hAnsi="Consolas" w:eastAsia="Consolas" w:cs="Consolas"/>
          <w:noProof w:val="0"/>
          <w:color w:val="56A8F5"/>
          <w:sz w:val="19"/>
          <w:szCs w:val="19"/>
          <w:lang w:val="en-US"/>
        </w:rPr>
        <w:t>this.goBack</w:t>
      </w:r>
      <w:r w:rsidRPr="0FFA011D" w:rsidR="6C83ADC4">
        <w:rPr>
          <w:rFonts w:ascii="Consolas" w:hAnsi="Consolas" w:eastAsia="Consolas" w:cs="Consolas"/>
          <w:noProof w:val="0"/>
          <w:color w:val="56A8F5"/>
          <w:sz w:val="19"/>
          <w:szCs w:val="19"/>
          <w:lang w:val="en-US"/>
        </w:rPr>
        <w:t>(); // Optional: navigate back or handle accordingly</w:t>
      </w:r>
      <w:r>
        <w:br/>
      </w:r>
      <w:r w:rsidRPr="0FFA011D" w:rsidR="6C83ADC4">
        <w:rPr>
          <w:rFonts w:ascii="Consolas" w:hAnsi="Consolas" w:eastAsia="Consolas" w:cs="Consolas"/>
          <w:noProof w:val="0"/>
          <w:color w:val="56A8F5"/>
          <w:sz w:val="19"/>
          <w:szCs w:val="19"/>
          <w:lang w:val="en-US"/>
        </w:rPr>
        <w:t xml:space="preserve">  </w:t>
      </w:r>
      <w:r w:rsidRPr="0FFA011D" w:rsidR="6C83ADC4">
        <w:rPr>
          <w:rFonts w:ascii="Consolas" w:hAnsi="Consolas" w:eastAsia="Consolas" w:cs="Consolas"/>
          <w:noProof w:val="0"/>
          <w:color w:val="56A8F5"/>
          <w:sz w:val="19"/>
          <w:szCs w:val="19"/>
          <w:lang w:val="en-US"/>
        </w:rPr>
        <w:t xml:space="preserve">  }</w:t>
      </w:r>
      <w:r w:rsidRPr="0FFA011D" w:rsidR="6C83ADC4">
        <w:rPr>
          <w:rFonts w:ascii="Consolas" w:hAnsi="Consolas" w:eastAsia="Consolas" w:cs="Consolas"/>
          <w:noProof w:val="0"/>
          <w:color w:val="56A8F5"/>
          <w:sz w:val="19"/>
          <w:szCs w:val="19"/>
          <w:lang w:val="en-US"/>
        </w:rPr>
        <w:t xml:space="preserve"> else {</w:t>
      </w:r>
      <w:r>
        <w:br/>
      </w:r>
      <w:r w:rsidRPr="0FFA011D" w:rsidR="6C83ADC4">
        <w:rPr>
          <w:rFonts w:ascii="Consolas" w:hAnsi="Consolas" w:eastAsia="Consolas" w:cs="Consolas"/>
          <w:noProof w:val="0"/>
          <w:color w:val="56A8F5"/>
          <w:sz w:val="19"/>
          <w:szCs w:val="19"/>
          <w:lang w:val="en-US"/>
        </w:rPr>
        <w:t xml:space="preserve">        </w:t>
      </w:r>
      <w:r w:rsidRPr="0FFA011D" w:rsidR="6C83ADC4">
        <w:rPr>
          <w:rFonts w:ascii="Consolas" w:hAnsi="Consolas" w:eastAsia="Consolas" w:cs="Consolas"/>
          <w:noProof w:val="0"/>
          <w:color w:val="56A8F5"/>
          <w:sz w:val="19"/>
          <w:szCs w:val="19"/>
          <w:lang w:val="en-US"/>
        </w:rPr>
        <w:t>super.onDataUpdateError</w:t>
      </w:r>
      <w:r w:rsidRPr="0FFA011D" w:rsidR="6C83ADC4">
        <w:rPr>
          <w:rFonts w:ascii="Consolas" w:hAnsi="Consolas" w:eastAsia="Consolas" w:cs="Consolas"/>
          <w:noProof w:val="0"/>
          <w:color w:val="56A8F5"/>
          <w:sz w:val="19"/>
          <w:szCs w:val="19"/>
          <w:lang w:val="en-US"/>
        </w:rPr>
        <w:t>(error);</w:t>
      </w:r>
      <w:r>
        <w:br/>
      </w:r>
      <w:r w:rsidRPr="0FFA011D" w:rsidR="6C83ADC4">
        <w:rPr>
          <w:rFonts w:ascii="Consolas" w:hAnsi="Consolas" w:eastAsia="Consolas" w:cs="Consolas"/>
          <w:noProof w:val="0"/>
          <w:color w:val="56A8F5"/>
          <w:sz w:val="19"/>
          <w:szCs w:val="19"/>
          <w:lang w:val="en-US"/>
        </w:rPr>
        <w:t xml:space="preserve">    }</w:t>
      </w:r>
      <w:r>
        <w:br/>
      </w:r>
      <w:r w:rsidRPr="0FFA011D" w:rsidR="6C83ADC4">
        <w:rPr>
          <w:rFonts w:ascii="Consolas" w:hAnsi="Consolas" w:eastAsia="Consolas" w:cs="Consolas"/>
          <w:noProof w:val="0"/>
          <w:color w:val="56A8F5"/>
          <w:sz w:val="19"/>
          <w:szCs w:val="19"/>
          <w:lang w:val="en-US"/>
        </w:rPr>
        <w:t>}</w:t>
      </w:r>
    </w:p>
    <w:p w:rsidR="2B463266" w:rsidP="0FFA011D" w:rsidRDefault="2B463266" w14:paraId="633BE1EA" w14:textId="0EE68FF7">
      <w:pPr>
        <w:bidi w:val="0"/>
        <w:spacing w:before="240" w:beforeAutospacing="off" w:after="240" w:afterAutospacing="off"/>
        <w:jc w:val="left"/>
        <w:rPr>
          <w:rFonts w:ascii="Amasis MT Pro" w:hAnsi="Amasis MT Pro" w:eastAsia="Amasis MT Pro" w:cs="Amasis MT Pro"/>
          <w:noProof w:val="0"/>
          <w:sz w:val="24"/>
          <w:szCs w:val="24"/>
          <w:lang w:val="en-US"/>
        </w:rPr>
      </w:pPr>
    </w:p>
    <w:p w:rsidR="2B463266" w:rsidP="0FFA011D" w:rsidRDefault="2B463266" w14:paraId="5E585E86" w14:textId="0C35807D">
      <w:pPr>
        <w:pStyle w:val="Normal"/>
        <w:suppressLineNumbers w:val="0"/>
        <w:bidi w:val="0"/>
        <w:spacing w:before="0" w:beforeAutospacing="off" w:after="240" w:afterAutospacing="off" w:line="259" w:lineRule="auto"/>
        <w:ind w:left="0" w:right="0"/>
        <w:jc w:val="left"/>
        <w:rPr>
          <w:b w:val="1"/>
          <w:bCs w:val="1"/>
          <w:sz w:val="36"/>
          <w:szCs w:val="36"/>
        </w:rPr>
      </w:pPr>
    </w:p>
    <w:p w:rsidR="2B463266" w:rsidP="2B463266" w:rsidRDefault="2B463266" w14:paraId="62760030" w14:textId="21C3D6C1"/>
    <w:p w:rsidR="2B463266" w:rsidP="2B463266" w:rsidRDefault="2B463266" w14:paraId="420715D1" w14:textId="45884909"/>
    <w:p w:rsidR="2B463266" w:rsidP="2B463266" w:rsidRDefault="2B463266" w14:paraId="32FA6D73" w14:textId="290E10E7"/>
    <w:p w:rsidR="2B463266" w:rsidP="2B463266" w:rsidRDefault="2B463266" w14:paraId="387D4A26" w14:textId="4A228BCC"/>
    <w:p w:rsidR="2B463266" w:rsidP="2B463266" w:rsidRDefault="2B463266" w14:paraId="1DD71568" w14:textId="620AB193"/>
    <w:p w:rsidR="2B463266" w:rsidP="2B463266" w:rsidRDefault="2B463266" w14:paraId="69CF2C63" w14:textId="543A4725"/>
    <w:p w:rsidR="2B463266" w:rsidP="2B463266" w:rsidRDefault="2B463266" w14:paraId="1ABAC576" w14:textId="581A86D5"/>
    <w:p w:rsidR="2B463266" w:rsidP="2B463266" w:rsidRDefault="2B463266" w14:paraId="30473C45" w14:textId="158A06ED"/>
    <w:p w:rsidR="2B463266" w:rsidP="2B463266" w:rsidRDefault="2B463266" w14:paraId="24172A1A" w14:textId="75A2DA01"/>
    <w:p w:rsidR="65CCA6AF" w:rsidP="65CCA6AF" w:rsidRDefault="65CCA6AF" w14:paraId="2C8541B5" w14:textId="081CB8F4"/>
    <w:p w:rsidR="65CCA6AF" w:rsidP="65CCA6AF" w:rsidRDefault="65CCA6AF" w14:paraId="21A1D462" w14:textId="1CE53AAC"/>
    <w:p w:rsidR="65CCA6AF" w:rsidP="65CCA6AF" w:rsidRDefault="65CCA6AF" w14:paraId="21C06905" w14:textId="21096B6C"/>
    <w:p w:rsidR="65CCA6AF" w:rsidP="65CCA6AF" w:rsidRDefault="65CCA6AF" w14:paraId="58892766" w14:textId="6A8B3EAE"/>
    <w:p w:rsidR="65CCA6AF" w:rsidP="65CCA6AF" w:rsidRDefault="65CCA6AF" w14:paraId="690A7E8C" w14:textId="14CFA2BF"/>
    <w:p w:rsidR="65CCA6AF" w:rsidP="65CCA6AF" w:rsidRDefault="65CCA6AF" w14:paraId="75CA05D9" w14:textId="337B799B"/>
    <w:p w:rsidR="65CCA6AF" w:rsidP="65CCA6AF" w:rsidRDefault="65CCA6AF" w14:paraId="635C8B1C" w14:textId="0A59F35C"/>
    <w:p w:rsidR="65CCA6AF" w:rsidP="65CCA6AF" w:rsidRDefault="65CCA6AF" w14:paraId="473442AE" w14:textId="68D7BDA4"/>
    <w:p w:rsidR="65CCA6AF" w:rsidP="65CCA6AF" w:rsidRDefault="65CCA6AF" w14:paraId="330E3880" w14:textId="61657108"/>
    <w:p w:rsidR="65CCA6AF" w:rsidP="65CCA6AF" w:rsidRDefault="65CCA6AF" w14:paraId="42787297" w14:textId="22D4DA57"/>
    <w:p w:rsidR="65CCA6AF" w:rsidP="65CCA6AF" w:rsidRDefault="65CCA6AF" w14:paraId="1B62A26D" w14:textId="43B10D00"/>
    <w:p w:rsidR="65CCA6AF" w:rsidP="65CCA6AF" w:rsidRDefault="65CCA6AF" w14:paraId="7A630929" w14:textId="080DCED3"/>
    <w:p w:rsidR="65CCA6AF" w:rsidP="65CCA6AF" w:rsidRDefault="65CCA6AF" w14:paraId="50127828" w14:textId="265092DC"/>
    <w:p w:rsidR="65CCA6AF" w:rsidP="65CCA6AF" w:rsidRDefault="65CCA6AF" w14:paraId="79F20E73" w14:textId="2A60CF09"/>
    <w:p w:rsidR="65CCA6AF" w:rsidP="65CCA6AF" w:rsidRDefault="65CCA6AF" w14:paraId="1C5E0B76" w14:textId="47674297"/>
    <w:p w:rsidR="65CCA6AF" w:rsidP="65CCA6AF" w:rsidRDefault="65CCA6AF" w14:paraId="676DA52A" w14:textId="60D56D1B"/>
    <w:p w:rsidR="65CCA6AF" w:rsidP="65CCA6AF" w:rsidRDefault="65CCA6AF" w14:paraId="5339DEDF" w14:textId="74620DA7"/>
    <w:p w:rsidR="65CCA6AF" w:rsidP="65CCA6AF" w:rsidRDefault="65CCA6AF" w14:paraId="58B57633" w14:textId="18E57219"/>
    <w:p w:rsidR="65CCA6AF" w:rsidP="65CCA6AF" w:rsidRDefault="65CCA6AF" w14:paraId="756F8C9E" w14:textId="67B9D016"/>
    <w:p w:rsidR="65CCA6AF" w:rsidP="65CCA6AF" w:rsidRDefault="65CCA6AF" w14:paraId="0DA2C5A8" w14:textId="0AC6A8EC"/>
    <w:p w:rsidR="65CCA6AF" w:rsidP="65CCA6AF" w:rsidRDefault="65CCA6AF" w14:paraId="30144127" w14:textId="387B2850"/>
    <w:p w:rsidR="65CCA6AF" w:rsidP="65CCA6AF" w:rsidRDefault="65CCA6AF" w14:paraId="09BD6480" w14:textId="7933774A"/>
    <w:p w:rsidR="65CCA6AF" w:rsidP="65CCA6AF" w:rsidRDefault="65CCA6AF" w14:paraId="782D50B1" w14:textId="378B9EEE"/>
    <w:p w:rsidR="65CCA6AF" w:rsidP="65CCA6AF" w:rsidRDefault="65CCA6AF" w14:paraId="2D9B2063" w14:textId="12B44CB8"/>
    <w:p w:rsidR="65CCA6AF" w:rsidP="65CCA6AF" w:rsidRDefault="65CCA6AF" w14:paraId="7A94B24C" w14:textId="5D9419F1"/>
    <w:p w:rsidR="65CCA6AF" w:rsidP="65CCA6AF" w:rsidRDefault="65CCA6AF" w14:paraId="03C65C28" w14:textId="4D8F5905"/>
    <w:p w:rsidR="65CCA6AF" w:rsidP="65CCA6AF" w:rsidRDefault="65CCA6AF" w14:paraId="01215C92" w14:textId="56850B8D"/>
    <w:p w:rsidR="65CCA6AF" w:rsidP="65CCA6AF" w:rsidRDefault="65CCA6AF" w14:paraId="2D057657" w14:textId="647350FF"/>
    <w:p w:rsidR="65CCA6AF" w:rsidP="65CCA6AF" w:rsidRDefault="65CCA6AF" w14:paraId="3FD6936A" w14:textId="4B7E00F3"/>
    <w:p w:rsidR="65CCA6AF" w:rsidP="65CCA6AF" w:rsidRDefault="65CCA6AF" w14:paraId="356FB096" w14:textId="5D570CE4"/>
    <w:p w:rsidR="65CCA6AF" w:rsidP="65CCA6AF" w:rsidRDefault="65CCA6AF" w14:paraId="4B2E9AFF" w14:textId="13F4EA0C"/>
    <w:p w:rsidR="65CCA6AF" w:rsidP="65CCA6AF" w:rsidRDefault="65CCA6AF" w14:paraId="1809C044" w14:textId="4035B41D"/>
    <w:p w:rsidR="65CCA6AF" w:rsidP="65CCA6AF" w:rsidRDefault="65CCA6AF" w14:paraId="3B7B59DB" w14:textId="794D6055"/>
    <w:p w:rsidR="65CCA6AF" w:rsidP="65CCA6AF" w:rsidRDefault="65CCA6AF" w14:paraId="1A7ABBFB" w14:textId="03567C75"/>
    <w:p w:rsidR="65CCA6AF" w:rsidP="65CCA6AF" w:rsidRDefault="65CCA6AF" w14:paraId="1B9037AE" w14:textId="3DE4A690"/>
    <w:p w:rsidR="65CCA6AF" w:rsidP="65CCA6AF" w:rsidRDefault="65CCA6AF" w14:paraId="1B5432FE" w14:textId="29722930"/>
    <w:p w:rsidR="65CCA6AF" w:rsidP="65CCA6AF" w:rsidRDefault="65CCA6AF" w14:paraId="78445B7D" w14:textId="4A28D3BD"/>
    <w:p w:rsidR="65CCA6AF" w:rsidP="65CCA6AF" w:rsidRDefault="65CCA6AF" w14:paraId="4DD889E2" w14:textId="034CA0C1"/>
    <w:p w:rsidR="65CCA6AF" w:rsidP="65CCA6AF" w:rsidRDefault="65CCA6AF" w14:paraId="0253951B" w14:textId="0F354D8D"/>
    <w:p w:rsidR="65CCA6AF" w:rsidP="65CCA6AF" w:rsidRDefault="65CCA6AF" w14:paraId="725D42CB" w14:textId="4CB3AF81"/>
    <w:p w:rsidR="65CCA6AF" w:rsidP="65CCA6AF" w:rsidRDefault="65CCA6AF" w14:paraId="05528E97" w14:textId="22C15FC3"/>
    <w:p w:rsidR="65CCA6AF" w:rsidP="65CCA6AF" w:rsidRDefault="65CCA6AF" w14:paraId="585D65C3" w14:textId="04DEE8D6"/>
    <w:p w:rsidR="65CCA6AF" w:rsidP="65CCA6AF" w:rsidRDefault="65CCA6AF" w14:paraId="31672CCF" w14:textId="5DBB2CF7"/>
    <w:p w:rsidR="65CCA6AF" w:rsidP="65CCA6AF" w:rsidRDefault="65CCA6AF" w14:paraId="35A4FBFE" w14:textId="0059ABB3"/>
    <w:p w:rsidR="65CCA6AF" w:rsidP="65CCA6AF" w:rsidRDefault="65CCA6AF" w14:paraId="311B484B" w14:textId="5F5C1A05"/>
    <w:p w:rsidR="65CCA6AF" w:rsidP="65CCA6AF" w:rsidRDefault="65CCA6AF" w14:paraId="0DF31389" w14:textId="6F9CE561"/>
    <w:p w:rsidR="65CCA6AF" w:rsidP="65CCA6AF" w:rsidRDefault="65CCA6AF" w14:paraId="64CB23FF" w14:textId="6B4A14B7"/>
    <w:sectPr w:rsidR="65CCA6AF">
      <w:pgSz w:w="12240" w:h="15840" w:orient="portrait"/>
      <w:pgMar w:top="1440" w:right="1440" w:bottom="1440" w:left="1440" w:header="720" w:footer="720" w:gutter="0"/>
      <w:cols w:space="720"/>
      <w:docGrid w:linePitch="360"/>
      <w:headerReference w:type="default" r:id="R1890de07fbe44f81"/>
      <w:footerReference w:type="default" r:id="R66973599bd854c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Elephant Pro">
    <w:charset w:val="00"/>
    <w:family w:val="auto"/>
    <w:pitch w:val="variable"/>
    <w:sig w:usb0="2000028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38D213" w:rsidTr="4538D213" w14:paraId="64721881">
      <w:trPr>
        <w:trHeight w:val="300"/>
      </w:trPr>
      <w:tc>
        <w:tcPr>
          <w:tcW w:w="3120" w:type="dxa"/>
          <w:tcMar/>
        </w:tcPr>
        <w:p w:rsidR="4538D213" w:rsidP="4538D213" w:rsidRDefault="4538D213" w14:paraId="3CA6FAA4" w14:textId="182CA829">
          <w:pPr>
            <w:pStyle w:val="Header"/>
            <w:bidi w:val="0"/>
            <w:ind w:left="-115"/>
            <w:jc w:val="left"/>
          </w:pPr>
        </w:p>
      </w:tc>
      <w:tc>
        <w:tcPr>
          <w:tcW w:w="3120" w:type="dxa"/>
          <w:tcMar/>
        </w:tcPr>
        <w:p w:rsidR="4538D213" w:rsidP="4538D213" w:rsidRDefault="4538D213" w14:paraId="07AE090D" w14:textId="475BC9B6">
          <w:pPr>
            <w:pStyle w:val="Header"/>
            <w:bidi w:val="0"/>
            <w:jc w:val="center"/>
          </w:pPr>
        </w:p>
      </w:tc>
      <w:tc>
        <w:tcPr>
          <w:tcW w:w="3120" w:type="dxa"/>
          <w:tcMar/>
        </w:tcPr>
        <w:p w:rsidR="4538D213" w:rsidP="4538D213" w:rsidRDefault="4538D213" w14:paraId="1C35C3BA" w14:textId="287327E3">
          <w:pPr>
            <w:pStyle w:val="Header"/>
            <w:bidi w:val="0"/>
          </w:pPr>
        </w:p>
      </w:tc>
    </w:tr>
  </w:tbl>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38D213" w:rsidTr="4538D213" w14:paraId="6CE15A89">
      <w:trPr>
        <w:trHeight w:val="300"/>
      </w:trPr>
      <w:tc>
        <w:tcPr>
          <w:tcW w:w="3120" w:type="dxa"/>
          <w:tcMar/>
        </w:tcPr>
        <w:p w:rsidR="4538D213" w:rsidP="4538D213" w:rsidRDefault="4538D213" w14:paraId="1758E705" w14:textId="75044283">
          <w:pPr>
            <w:pStyle w:val="Header"/>
            <w:bidi w:val="0"/>
            <w:ind w:left="-115"/>
            <w:jc w:val="left"/>
          </w:pPr>
        </w:p>
      </w:tc>
      <w:tc>
        <w:tcPr>
          <w:tcW w:w="3120" w:type="dxa"/>
          <w:tcMar/>
        </w:tcPr>
        <w:p w:rsidR="4538D213" w:rsidP="4538D213" w:rsidRDefault="4538D213" w14:paraId="58C71DF1" w14:textId="31B908E0">
          <w:pPr>
            <w:pStyle w:val="Header"/>
            <w:bidi w:val="0"/>
            <w:jc w:val="center"/>
          </w:pPr>
        </w:p>
      </w:tc>
      <w:tc>
        <w:tcPr>
          <w:tcW w:w="3120" w:type="dxa"/>
          <w:tcMar/>
        </w:tcPr>
        <w:p w:rsidR="4538D213" w:rsidP="4538D213" w:rsidRDefault="4538D213" w14:paraId="7F7D2711" w14:textId="735271E9">
          <w:pPr>
            <w:pStyle w:val="Header"/>
            <w:bidi w:val="0"/>
            <w:ind w:right="-115"/>
            <w:jc w:val="right"/>
          </w:pPr>
        </w:p>
      </w:tc>
    </w:tr>
  </w:tbl>
  <w:p w:rsidR="4538D213" w:rsidP="4538D213" w:rsidRDefault="4538D213" w14:paraId="13FB35E9" w14:textId="3C42A33B">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LFGZ1PAqfx/5CD" int2:id="51zX27Ok">
      <int2:state int2:type="AugLoop_Text_Critique" int2:value="Rejected"/>
    </int2:textHash>
    <int2:textHash int2:hashCode="/GpkuMf5g81K8X" int2:id="MCadvNLA">
      <int2:state int2:type="AugLoop_Text_Critique" int2:value="Rejected"/>
    </int2:textHash>
    <int2:bookmark int2:bookmarkName="_Int_AzpJ5dO3" int2:invalidationBookmarkName="" int2:hashCode="sCT4wr+m28ZELL" int2:id="8Lu9i8ZX">
      <int2:state int2:type="AugLoop_Text_Critique" int2:value="Rejected"/>
    </int2:bookmark>
    <int2:bookmark int2:bookmarkName="_Int_DInhayb0" int2:invalidationBookmarkName="" int2:hashCode="RyjyeLE3G/1sOA" int2:id="2SAZ9vhD">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1d36c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fc74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9f7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873a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4623BE"/>
    <w:multiLevelType w:val="hybridMultilevel"/>
    <w:tmpl w:val="1CBCD8C0"/>
    <w:lvl w:ilvl="0" w:tplc="CACC9C18">
      <w:start w:val="1"/>
      <w:numFmt w:val="decimal"/>
      <w:lvlText w:val="%1)"/>
      <w:lvlJc w:val="left"/>
      <w:pPr>
        <w:ind w:left="720" w:hanging="360"/>
      </w:pPr>
    </w:lvl>
    <w:lvl w:ilvl="1" w:tplc="B0788720">
      <w:start w:val="1"/>
      <w:numFmt w:val="lowerLetter"/>
      <w:lvlText w:val="%2."/>
      <w:lvlJc w:val="left"/>
      <w:pPr>
        <w:ind w:left="1440" w:hanging="360"/>
      </w:pPr>
    </w:lvl>
    <w:lvl w:ilvl="2" w:tplc="702A9374">
      <w:start w:val="1"/>
      <w:numFmt w:val="lowerRoman"/>
      <w:lvlText w:val="%3."/>
      <w:lvlJc w:val="right"/>
      <w:pPr>
        <w:ind w:left="2160" w:hanging="180"/>
      </w:pPr>
    </w:lvl>
    <w:lvl w:ilvl="3" w:tplc="50C61324">
      <w:start w:val="1"/>
      <w:numFmt w:val="decimal"/>
      <w:lvlText w:val="%4."/>
      <w:lvlJc w:val="left"/>
      <w:pPr>
        <w:ind w:left="2880" w:hanging="360"/>
      </w:pPr>
    </w:lvl>
    <w:lvl w:ilvl="4" w:tplc="95CEA194">
      <w:start w:val="1"/>
      <w:numFmt w:val="lowerLetter"/>
      <w:lvlText w:val="%5."/>
      <w:lvlJc w:val="left"/>
      <w:pPr>
        <w:ind w:left="3600" w:hanging="360"/>
      </w:pPr>
    </w:lvl>
    <w:lvl w:ilvl="5" w:tplc="367EE984">
      <w:start w:val="1"/>
      <w:numFmt w:val="lowerRoman"/>
      <w:lvlText w:val="%6."/>
      <w:lvlJc w:val="right"/>
      <w:pPr>
        <w:ind w:left="4320" w:hanging="180"/>
      </w:pPr>
    </w:lvl>
    <w:lvl w:ilvl="6" w:tplc="E96ED986">
      <w:start w:val="1"/>
      <w:numFmt w:val="decimal"/>
      <w:lvlText w:val="%7."/>
      <w:lvlJc w:val="left"/>
      <w:pPr>
        <w:ind w:left="5040" w:hanging="360"/>
      </w:pPr>
    </w:lvl>
    <w:lvl w:ilvl="7" w:tplc="6F64F2DA">
      <w:start w:val="1"/>
      <w:numFmt w:val="lowerLetter"/>
      <w:lvlText w:val="%8."/>
      <w:lvlJc w:val="left"/>
      <w:pPr>
        <w:ind w:left="5760" w:hanging="360"/>
      </w:pPr>
    </w:lvl>
    <w:lvl w:ilvl="8" w:tplc="524246C4">
      <w:start w:val="1"/>
      <w:numFmt w:val="lowerRoman"/>
      <w:lvlText w:val="%9."/>
      <w:lvlJc w:val="right"/>
      <w:pPr>
        <w:ind w:left="6480" w:hanging="180"/>
      </w:pPr>
    </w:lvl>
  </w:abstractNum>
  <w:abstractNum w:abstractNumId="1" w15:restartNumberingAfterBreak="0">
    <w:nsid w:val="211A1B3C"/>
    <w:multiLevelType w:val="hybridMultilevel"/>
    <w:tmpl w:val="2CA28AD0"/>
    <w:lvl w:ilvl="0" w:tplc="DE90F244">
      <w:start w:val="1"/>
      <w:numFmt w:val="bullet"/>
      <w:lvlText w:val=""/>
      <w:lvlJc w:val="left"/>
      <w:pPr>
        <w:ind w:left="720" w:hanging="360"/>
      </w:pPr>
      <w:rPr>
        <w:rFonts w:hint="default" w:ascii="Wingdings" w:hAnsi="Wingdings"/>
      </w:rPr>
    </w:lvl>
    <w:lvl w:ilvl="1" w:tplc="A60CBDF6">
      <w:start w:val="1"/>
      <w:numFmt w:val="bullet"/>
      <w:lvlText w:val="o"/>
      <w:lvlJc w:val="left"/>
      <w:pPr>
        <w:ind w:left="1440" w:hanging="360"/>
      </w:pPr>
      <w:rPr>
        <w:rFonts w:hint="default" w:ascii="Courier New" w:hAnsi="Courier New"/>
      </w:rPr>
    </w:lvl>
    <w:lvl w:ilvl="2" w:tplc="FAFC2458">
      <w:start w:val="1"/>
      <w:numFmt w:val="bullet"/>
      <w:lvlText w:val=""/>
      <w:lvlJc w:val="left"/>
      <w:pPr>
        <w:ind w:left="2160" w:hanging="360"/>
      </w:pPr>
      <w:rPr>
        <w:rFonts w:hint="default" w:ascii="Wingdings" w:hAnsi="Wingdings"/>
      </w:rPr>
    </w:lvl>
    <w:lvl w:ilvl="3" w:tplc="933CED26">
      <w:start w:val="1"/>
      <w:numFmt w:val="bullet"/>
      <w:lvlText w:val=""/>
      <w:lvlJc w:val="left"/>
      <w:pPr>
        <w:ind w:left="2880" w:hanging="360"/>
      </w:pPr>
      <w:rPr>
        <w:rFonts w:hint="default" w:ascii="Symbol" w:hAnsi="Symbol"/>
      </w:rPr>
    </w:lvl>
    <w:lvl w:ilvl="4" w:tplc="53E27BD6">
      <w:start w:val="1"/>
      <w:numFmt w:val="bullet"/>
      <w:lvlText w:val="o"/>
      <w:lvlJc w:val="left"/>
      <w:pPr>
        <w:ind w:left="3600" w:hanging="360"/>
      </w:pPr>
      <w:rPr>
        <w:rFonts w:hint="default" w:ascii="Courier New" w:hAnsi="Courier New"/>
      </w:rPr>
    </w:lvl>
    <w:lvl w:ilvl="5" w:tplc="390AB4B8">
      <w:start w:val="1"/>
      <w:numFmt w:val="bullet"/>
      <w:lvlText w:val=""/>
      <w:lvlJc w:val="left"/>
      <w:pPr>
        <w:ind w:left="4320" w:hanging="360"/>
      </w:pPr>
      <w:rPr>
        <w:rFonts w:hint="default" w:ascii="Wingdings" w:hAnsi="Wingdings"/>
      </w:rPr>
    </w:lvl>
    <w:lvl w:ilvl="6" w:tplc="8A2AF6FC">
      <w:start w:val="1"/>
      <w:numFmt w:val="bullet"/>
      <w:lvlText w:val=""/>
      <w:lvlJc w:val="left"/>
      <w:pPr>
        <w:ind w:left="5040" w:hanging="360"/>
      </w:pPr>
      <w:rPr>
        <w:rFonts w:hint="default" w:ascii="Symbol" w:hAnsi="Symbol"/>
      </w:rPr>
    </w:lvl>
    <w:lvl w:ilvl="7" w:tplc="CD0E34F4">
      <w:start w:val="1"/>
      <w:numFmt w:val="bullet"/>
      <w:lvlText w:val="o"/>
      <w:lvlJc w:val="left"/>
      <w:pPr>
        <w:ind w:left="5760" w:hanging="360"/>
      </w:pPr>
      <w:rPr>
        <w:rFonts w:hint="default" w:ascii="Courier New" w:hAnsi="Courier New"/>
      </w:rPr>
    </w:lvl>
    <w:lvl w:ilvl="8" w:tplc="FA10E2A4">
      <w:start w:val="1"/>
      <w:numFmt w:val="bullet"/>
      <w:lvlText w:val=""/>
      <w:lvlJc w:val="left"/>
      <w:pPr>
        <w:ind w:left="6480" w:hanging="360"/>
      </w:pPr>
      <w:rPr>
        <w:rFonts w:hint="default" w:ascii="Wingdings" w:hAnsi="Wingdings"/>
      </w:rPr>
    </w:lvl>
  </w:abstractNum>
  <w:abstractNum w:abstractNumId="2" w15:restartNumberingAfterBreak="0">
    <w:nsid w:val="23B373E0"/>
    <w:multiLevelType w:val="hybridMultilevel"/>
    <w:tmpl w:val="14905A40"/>
    <w:lvl w:ilvl="0" w:tplc="C8B68246">
      <w:start w:val="1"/>
      <w:numFmt w:val="bullet"/>
      <w:lvlText w:val=""/>
      <w:lvlJc w:val="left"/>
      <w:pPr>
        <w:ind w:left="720" w:hanging="360"/>
      </w:pPr>
      <w:rPr>
        <w:rFonts w:hint="default" w:ascii="Symbol" w:hAnsi="Symbol"/>
      </w:rPr>
    </w:lvl>
    <w:lvl w:ilvl="1" w:tplc="15E2EAB4">
      <w:start w:val="1"/>
      <w:numFmt w:val="bullet"/>
      <w:lvlText w:val="o"/>
      <w:lvlJc w:val="left"/>
      <w:pPr>
        <w:ind w:left="1440" w:hanging="360"/>
      </w:pPr>
      <w:rPr>
        <w:rFonts w:hint="default" w:ascii="Courier New" w:hAnsi="Courier New"/>
      </w:rPr>
    </w:lvl>
    <w:lvl w:ilvl="2" w:tplc="A5FA0786">
      <w:start w:val="1"/>
      <w:numFmt w:val="bullet"/>
      <w:lvlText w:val=""/>
      <w:lvlJc w:val="left"/>
      <w:pPr>
        <w:ind w:left="2160" w:hanging="360"/>
      </w:pPr>
      <w:rPr>
        <w:rFonts w:hint="default" w:ascii="Wingdings" w:hAnsi="Wingdings"/>
      </w:rPr>
    </w:lvl>
    <w:lvl w:ilvl="3" w:tplc="EAB24D60">
      <w:start w:val="1"/>
      <w:numFmt w:val="bullet"/>
      <w:lvlText w:val=""/>
      <w:lvlJc w:val="left"/>
      <w:pPr>
        <w:ind w:left="2880" w:hanging="360"/>
      </w:pPr>
      <w:rPr>
        <w:rFonts w:hint="default" w:ascii="Symbol" w:hAnsi="Symbol"/>
      </w:rPr>
    </w:lvl>
    <w:lvl w:ilvl="4" w:tplc="D6A4E6E4">
      <w:start w:val="1"/>
      <w:numFmt w:val="bullet"/>
      <w:lvlText w:val="o"/>
      <w:lvlJc w:val="left"/>
      <w:pPr>
        <w:ind w:left="3600" w:hanging="360"/>
      </w:pPr>
      <w:rPr>
        <w:rFonts w:hint="default" w:ascii="Courier New" w:hAnsi="Courier New"/>
      </w:rPr>
    </w:lvl>
    <w:lvl w:ilvl="5" w:tplc="5E067E68">
      <w:start w:val="1"/>
      <w:numFmt w:val="bullet"/>
      <w:lvlText w:val=""/>
      <w:lvlJc w:val="left"/>
      <w:pPr>
        <w:ind w:left="4320" w:hanging="360"/>
      </w:pPr>
      <w:rPr>
        <w:rFonts w:hint="default" w:ascii="Wingdings" w:hAnsi="Wingdings"/>
      </w:rPr>
    </w:lvl>
    <w:lvl w:ilvl="6" w:tplc="E6D05E50">
      <w:start w:val="1"/>
      <w:numFmt w:val="bullet"/>
      <w:lvlText w:val=""/>
      <w:lvlJc w:val="left"/>
      <w:pPr>
        <w:ind w:left="5040" w:hanging="360"/>
      </w:pPr>
      <w:rPr>
        <w:rFonts w:hint="default" w:ascii="Symbol" w:hAnsi="Symbol"/>
      </w:rPr>
    </w:lvl>
    <w:lvl w:ilvl="7" w:tplc="7BF626DC">
      <w:start w:val="1"/>
      <w:numFmt w:val="bullet"/>
      <w:lvlText w:val="o"/>
      <w:lvlJc w:val="left"/>
      <w:pPr>
        <w:ind w:left="5760" w:hanging="360"/>
      </w:pPr>
      <w:rPr>
        <w:rFonts w:hint="default" w:ascii="Courier New" w:hAnsi="Courier New"/>
      </w:rPr>
    </w:lvl>
    <w:lvl w:ilvl="8" w:tplc="4A60AF8E">
      <w:start w:val="1"/>
      <w:numFmt w:val="bullet"/>
      <w:lvlText w:val=""/>
      <w:lvlJc w:val="left"/>
      <w:pPr>
        <w:ind w:left="6480" w:hanging="360"/>
      </w:pPr>
      <w:rPr>
        <w:rFonts w:hint="default" w:ascii="Wingdings" w:hAnsi="Wingdings"/>
      </w:rPr>
    </w:lvl>
  </w:abstractNum>
  <w:abstractNum w:abstractNumId="3" w15:restartNumberingAfterBreak="0">
    <w:nsid w:val="241CA8C9"/>
    <w:multiLevelType w:val="hybridMultilevel"/>
    <w:tmpl w:val="5FA23C2A"/>
    <w:lvl w:ilvl="0" w:tplc="78A4CC90">
      <w:start w:val="1"/>
      <w:numFmt w:val="decimal"/>
      <w:lvlText w:val="%1."/>
      <w:lvlJc w:val="left"/>
      <w:pPr>
        <w:ind w:left="720" w:hanging="360"/>
      </w:pPr>
    </w:lvl>
    <w:lvl w:ilvl="1" w:tplc="25465316">
      <w:start w:val="1"/>
      <w:numFmt w:val="lowerLetter"/>
      <w:lvlText w:val="%2."/>
      <w:lvlJc w:val="left"/>
      <w:pPr>
        <w:ind w:left="1440" w:hanging="360"/>
      </w:pPr>
    </w:lvl>
    <w:lvl w:ilvl="2" w:tplc="D5C2EEC4">
      <w:start w:val="1"/>
      <w:numFmt w:val="lowerRoman"/>
      <w:lvlText w:val="%3."/>
      <w:lvlJc w:val="right"/>
      <w:pPr>
        <w:ind w:left="2160" w:hanging="180"/>
      </w:pPr>
    </w:lvl>
    <w:lvl w:ilvl="3" w:tplc="8B20ACB2">
      <w:start w:val="1"/>
      <w:numFmt w:val="decimal"/>
      <w:lvlText w:val="%4."/>
      <w:lvlJc w:val="left"/>
      <w:pPr>
        <w:ind w:left="2880" w:hanging="360"/>
      </w:pPr>
    </w:lvl>
    <w:lvl w:ilvl="4" w:tplc="C77211C0">
      <w:start w:val="1"/>
      <w:numFmt w:val="lowerLetter"/>
      <w:lvlText w:val="%5."/>
      <w:lvlJc w:val="left"/>
      <w:pPr>
        <w:ind w:left="3600" w:hanging="360"/>
      </w:pPr>
    </w:lvl>
    <w:lvl w:ilvl="5" w:tplc="30DCCAB6">
      <w:start w:val="1"/>
      <w:numFmt w:val="lowerRoman"/>
      <w:lvlText w:val="%6."/>
      <w:lvlJc w:val="right"/>
      <w:pPr>
        <w:ind w:left="4320" w:hanging="180"/>
      </w:pPr>
    </w:lvl>
    <w:lvl w:ilvl="6" w:tplc="31A286CC">
      <w:start w:val="1"/>
      <w:numFmt w:val="decimal"/>
      <w:lvlText w:val="%7."/>
      <w:lvlJc w:val="left"/>
      <w:pPr>
        <w:ind w:left="5040" w:hanging="360"/>
      </w:pPr>
    </w:lvl>
    <w:lvl w:ilvl="7" w:tplc="CFBE3276">
      <w:start w:val="1"/>
      <w:numFmt w:val="lowerLetter"/>
      <w:lvlText w:val="%8."/>
      <w:lvlJc w:val="left"/>
      <w:pPr>
        <w:ind w:left="5760" w:hanging="360"/>
      </w:pPr>
    </w:lvl>
    <w:lvl w:ilvl="8" w:tplc="5D8C2E8A">
      <w:start w:val="1"/>
      <w:numFmt w:val="lowerRoman"/>
      <w:lvlText w:val="%9."/>
      <w:lvlJc w:val="right"/>
      <w:pPr>
        <w:ind w:left="6480" w:hanging="180"/>
      </w:pPr>
    </w:lvl>
  </w:abstractNum>
  <w:abstractNum w:abstractNumId="4" w15:restartNumberingAfterBreak="0">
    <w:nsid w:val="311EF643"/>
    <w:multiLevelType w:val="hybridMultilevel"/>
    <w:tmpl w:val="B4C46044"/>
    <w:lvl w:ilvl="0" w:tplc="A8DC83DE">
      <w:start w:val="1"/>
      <w:numFmt w:val="decimal"/>
      <w:lvlText w:val="%1."/>
      <w:lvlJc w:val="left"/>
      <w:pPr>
        <w:ind w:left="720" w:hanging="360"/>
      </w:pPr>
    </w:lvl>
    <w:lvl w:ilvl="1" w:tplc="5FF4AC6A">
      <w:start w:val="1"/>
      <w:numFmt w:val="lowerLetter"/>
      <w:lvlText w:val="%2."/>
      <w:lvlJc w:val="left"/>
      <w:pPr>
        <w:ind w:left="1440" w:hanging="360"/>
      </w:pPr>
    </w:lvl>
    <w:lvl w:ilvl="2" w:tplc="E58A861C">
      <w:start w:val="1"/>
      <w:numFmt w:val="lowerRoman"/>
      <w:lvlText w:val="%3."/>
      <w:lvlJc w:val="right"/>
      <w:pPr>
        <w:ind w:left="2160" w:hanging="180"/>
      </w:pPr>
    </w:lvl>
    <w:lvl w:ilvl="3" w:tplc="6BAAEFA8">
      <w:start w:val="1"/>
      <w:numFmt w:val="decimal"/>
      <w:lvlText w:val="%4."/>
      <w:lvlJc w:val="left"/>
      <w:pPr>
        <w:ind w:left="2880" w:hanging="360"/>
      </w:pPr>
    </w:lvl>
    <w:lvl w:ilvl="4" w:tplc="AD8AF472">
      <w:start w:val="1"/>
      <w:numFmt w:val="lowerLetter"/>
      <w:lvlText w:val="%5."/>
      <w:lvlJc w:val="left"/>
      <w:pPr>
        <w:ind w:left="3600" w:hanging="360"/>
      </w:pPr>
    </w:lvl>
    <w:lvl w:ilvl="5" w:tplc="50145ED0">
      <w:start w:val="1"/>
      <w:numFmt w:val="lowerRoman"/>
      <w:lvlText w:val="%6."/>
      <w:lvlJc w:val="right"/>
      <w:pPr>
        <w:ind w:left="4320" w:hanging="180"/>
      </w:pPr>
    </w:lvl>
    <w:lvl w:ilvl="6" w:tplc="C9EE5CE2">
      <w:start w:val="1"/>
      <w:numFmt w:val="decimal"/>
      <w:lvlText w:val="%7."/>
      <w:lvlJc w:val="left"/>
      <w:pPr>
        <w:ind w:left="5040" w:hanging="360"/>
      </w:pPr>
    </w:lvl>
    <w:lvl w:ilvl="7" w:tplc="B2F02B4C">
      <w:start w:val="1"/>
      <w:numFmt w:val="lowerLetter"/>
      <w:lvlText w:val="%8."/>
      <w:lvlJc w:val="left"/>
      <w:pPr>
        <w:ind w:left="5760" w:hanging="360"/>
      </w:pPr>
    </w:lvl>
    <w:lvl w:ilvl="8" w:tplc="5DE0C246">
      <w:start w:val="1"/>
      <w:numFmt w:val="lowerRoman"/>
      <w:lvlText w:val="%9."/>
      <w:lvlJc w:val="right"/>
      <w:pPr>
        <w:ind w:left="6480" w:hanging="180"/>
      </w:pPr>
    </w:lvl>
  </w:abstractNum>
  <w:abstractNum w:abstractNumId="5" w15:restartNumberingAfterBreak="0">
    <w:nsid w:val="5F893B01"/>
    <w:multiLevelType w:val="hybridMultilevel"/>
    <w:tmpl w:val="D954EFE2"/>
    <w:lvl w:ilvl="0" w:tplc="4E6016F4">
      <w:start w:val="1"/>
      <w:numFmt w:val="bullet"/>
      <w:lvlText w:val=""/>
      <w:lvlJc w:val="left"/>
      <w:pPr>
        <w:ind w:left="720" w:hanging="360"/>
      </w:pPr>
      <w:rPr>
        <w:rFonts w:hint="default" w:ascii="Wingdings" w:hAnsi="Wingdings"/>
      </w:rPr>
    </w:lvl>
    <w:lvl w:ilvl="1" w:tplc="0F22D644">
      <w:start w:val="1"/>
      <w:numFmt w:val="bullet"/>
      <w:lvlText w:val="o"/>
      <w:lvlJc w:val="left"/>
      <w:pPr>
        <w:ind w:left="1440" w:hanging="360"/>
      </w:pPr>
      <w:rPr>
        <w:rFonts w:hint="default" w:ascii="Courier New" w:hAnsi="Courier New"/>
      </w:rPr>
    </w:lvl>
    <w:lvl w:ilvl="2" w:tplc="7898C934">
      <w:start w:val="1"/>
      <w:numFmt w:val="bullet"/>
      <w:lvlText w:val=""/>
      <w:lvlJc w:val="left"/>
      <w:pPr>
        <w:ind w:left="2160" w:hanging="360"/>
      </w:pPr>
      <w:rPr>
        <w:rFonts w:hint="default" w:ascii="Wingdings" w:hAnsi="Wingdings"/>
      </w:rPr>
    </w:lvl>
    <w:lvl w:ilvl="3" w:tplc="8DE4D138">
      <w:start w:val="1"/>
      <w:numFmt w:val="bullet"/>
      <w:lvlText w:val=""/>
      <w:lvlJc w:val="left"/>
      <w:pPr>
        <w:ind w:left="2880" w:hanging="360"/>
      </w:pPr>
      <w:rPr>
        <w:rFonts w:hint="default" w:ascii="Symbol" w:hAnsi="Symbol"/>
      </w:rPr>
    </w:lvl>
    <w:lvl w:ilvl="4" w:tplc="11F4371C">
      <w:start w:val="1"/>
      <w:numFmt w:val="bullet"/>
      <w:lvlText w:val="o"/>
      <w:lvlJc w:val="left"/>
      <w:pPr>
        <w:ind w:left="3600" w:hanging="360"/>
      </w:pPr>
      <w:rPr>
        <w:rFonts w:hint="default" w:ascii="Courier New" w:hAnsi="Courier New"/>
      </w:rPr>
    </w:lvl>
    <w:lvl w:ilvl="5" w:tplc="A0C06670">
      <w:start w:val="1"/>
      <w:numFmt w:val="bullet"/>
      <w:lvlText w:val=""/>
      <w:lvlJc w:val="left"/>
      <w:pPr>
        <w:ind w:left="4320" w:hanging="360"/>
      </w:pPr>
      <w:rPr>
        <w:rFonts w:hint="default" w:ascii="Wingdings" w:hAnsi="Wingdings"/>
      </w:rPr>
    </w:lvl>
    <w:lvl w:ilvl="6" w:tplc="42B47BC8">
      <w:start w:val="1"/>
      <w:numFmt w:val="bullet"/>
      <w:lvlText w:val=""/>
      <w:lvlJc w:val="left"/>
      <w:pPr>
        <w:ind w:left="5040" w:hanging="360"/>
      </w:pPr>
      <w:rPr>
        <w:rFonts w:hint="default" w:ascii="Symbol" w:hAnsi="Symbol"/>
      </w:rPr>
    </w:lvl>
    <w:lvl w:ilvl="7" w:tplc="2DC65A0A">
      <w:start w:val="1"/>
      <w:numFmt w:val="bullet"/>
      <w:lvlText w:val="o"/>
      <w:lvlJc w:val="left"/>
      <w:pPr>
        <w:ind w:left="5760" w:hanging="360"/>
      </w:pPr>
      <w:rPr>
        <w:rFonts w:hint="default" w:ascii="Courier New" w:hAnsi="Courier New"/>
      </w:rPr>
    </w:lvl>
    <w:lvl w:ilvl="8" w:tplc="8622326E">
      <w:start w:val="1"/>
      <w:numFmt w:val="bullet"/>
      <w:lvlText w:val=""/>
      <w:lvlJc w:val="left"/>
      <w:pPr>
        <w:ind w:left="6480" w:hanging="360"/>
      </w:pPr>
      <w:rPr>
        <w:rFonts w:hint="default" w:ascii="Wingdings" w:hAnsi="Wingdings"/>
      </w:rPr>
    </w:lvl>
  </w:abstractNum>
  <w:num w:numId="10">
    <w:abstractNumId w:val="9"/>
  </w:num>
  <w:num w:numId="9">
    <w:abstractNumId w:val="8"/>
  </w:num>
  <w:num w:numId="8">
    <w:abstractNumId w:val="7"/>
  </w:num>
  <w:num w:numId="7">
    <w:abstractNumId w:val="6"/>
  </w:num>
  <w:num w:numId="1" w16cid:durableId="1020741319">
    <w:abstractNumId w:val="5"/>
  </w:num>
  <w:num w:numId="2" w16cid:durableId="421149493">
    <w:abstractNumId w:val="1"/>
  </w:num>
  <w:num w:numId="3" w16cid:durableId="1071006330">
    <w:abstractNumId w:val="2"/>
  </w:num>
  <w:num w:numId="4" w16cid:durableId="843713360">
    <w:abstractNumId w:val="0"/>
  </w:num>
  <w:num w:numId="5" w16cid:durableId="1765572458">
    <w:abstractNumId w:val="3"/>
  </w:num>
  <w:num w:numId="6" w16cid:durableId="1922055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6BD1AD"/>
    <w:rsid w:val="0025D83E"/>
    <w:rsid w:val="0047AC33"/>
    <w:rsid w:val="00BF49CE"/>
    <w:rsid w:val="00DB6A20"/>
    <w:rsid w:val="00DD70F3"/>
    <w:rsid w:val="0110CF84"/>
    <w:rsid w:val="011546E6"/>
    <w:rsid w:val="0118EB03"/>
    <w:rsid w:val="016A9AEF"/>
    <w:rsid w:val="0172A62B"/>
    <w:rsid w:val="01BD1089"/>
    <w:rsid w:val="01E32679"/>
    <w:rsid w:val="01F1307F"/>
    <w:rsid w:val="020F8D4E"/>
    <w:rsid w:val="022A5B8F"/>
    <w:rsid w:val="0236F505"/>
    <w:rsid w:val="027EC016"/>
    <w:rsid w:val="02AD5293"/>
    <w:rsid w:val="02B287EC"/>
    <w:rsid w:val="02EBADD8"/>
    <w:rsid w:val="036E69CE"/>
    <w:rsid w:val="03800AF8"/>
    <w:rsid w:val="03E0E2DF"/>
    <w:rsid w:val="0419DD12"/>
    <w:rsid w:val="042A473E"/>
    <w:rsid w:val="043A8154"/>
    <w:rsid w:val="043CEEC5"/>
    <w:rsid w:val="046BC6DA"/>
    <w:rsid w:val="04AEC1BD"/>
    <w:rsid w:val="04C385E4"/>
    <w:rsid w:val="054A731C"/>
    <w:rsid w:val="0555B908"/>
    <w:rsid w:val="0558B794"/>
    <w:rsid w:val="056CA0BD"/>
    <w:rsid w:val="064CC4FF"/>
    <w:rsid w:val="0655FF77"/>
    <w:rsid w:val="06906C7D"/>
    <w:rsid w:val="06A2BCB6"/>
    <w:rsid w:val="06C2539E"/>
    <w:rsid w:val="0702091D"/>
    <w:rsid w:val="0702C720"/>
    <w:rsid w:val="07076261"/>
    <w:rsid w:val="071FE201"/>
    <w:rsid w:val="072E7098"/>
    <w:rsid w:val="075AC47E"/>
    <w:rsid w:val="0763152D"/>
    <w:rsid w:val="07B3C183"/>
    <w:rsid w:val="083101CE"/>
    <w:rsid w:val="087F724F"/>
    <w:rsid w:val="089647C6"/>
    <w:rsid w:val="08A4BB62"/>
    <w:rsid w:val="09018C89"/>
    <w:rsid w:val="092C20D7"/>
    <w:rsid w:val="0936A9B6"/>
    <w:rsid w:val="0939FE7F"/>
    <w:rsid w:val="09893432"/>
    <w:rsid w:val="0A5642C0"/>
    <w:rsid w:val="0A98362B"/>
    <w:rsid w:val="0AF1784D"/>
    <w:rsid w:val="0AF45C3E"/>
    <w:rsid w:val="0B2CF9A3"/>
    <w:rsid w:val="0B5BCBA6"/>
    <w:rsid w:val="0B90126F"/>
    <w:rsid w:val="0BBA0104"/>
    <w:rsid w:val="0BDA9108"/>
    <w:rsid w:val="0BFD0F1E"/>
    <w:rsid w:val="0C1888BB"/>
    <w:rsid w:val="0C34068C"/>
    <w:rsid w:val="0C555315"/>
    <w:rsid w:val="0C561CBB"/>
    <w:rsid w:val="0C603B3D"/>
    <w:rsid w:val="0CBB9228"/>
    <w:rsid w:val="0CC91138"/>
    <w:rsid w:val="0D42B11B"/>
    <w:rsid w:val="0D9D99A2"/>
    <w:rsid w:val="0DA92D60"/>
    <w:rsid w:val="0DAAFB7D"/>
    <w:rsid w:val="0DB6AE90"/>
    <w:rsid w:val="0E56EA43"/>
    <w:rsid w:val="0E79A2CC"/>
    <w:rsid w:val="0E852BD5"/>
    <w:rsid w:val="0E87034A"/>
    <w:rsid w:val="0EFBC695"/>
    <w:rsid w:val="0F3A62B0"/>
    <w:rsid w:val="0F527EF1"/>
    <w:rsid w:val="0F93F17C"/>
    <w:rsid w:val="0FC1821F"/>
    <w:rsid w:val="0FCDA7E8"/>
    <w:rsid w:val="0FFA011D"/>
    <w:rsid w:val="10006AC6"/>
    <w:rsid w:val="100BC5E1"/>
    <w:rsid w:val="102F3CC9"/>
    <w:rsid w:val="103517C9"/>
    <w:rsid w:val="107A6E0B"/>
    <w:rsid w:val="107A6E0B"/>
    <w:rsid w:val="10BC9C63"/>
    <w:rsid w:val="10EE4F52"/>
    <w:rsid w:val="110B2A09"/>
    <w:rsid w:val="115A2AFA"/>
    <w:rsid w:val="116E8DBD"/>
    <w:rsid w:val="1180AF3B"/>
    <w:rsid w:val="11BA3D68"/>
    <w:rsid w:val="1221DBF0"/>
    <w:rsid w:val="128A1FB3"/>
    <w:rsid w:val="12989EB0"/>
    <w:rsid w:val="12D483A8"/>
    <w:rsid w:val="12FA0FFC"/>
    <w:rsid w:val="1359572F"/>
    <w:rsid w:val="13739CCA"/>
    <w:rsid w:val="1399EC75"/>
    <w:rsid w:val="13CB5F35"/>
    <w:rsid w:val="13DD0B2E"/>
    <w:rsid w:val="14473C9D"/>
    <w:rsid w:val="14FBBB5D"/>
    <w:rsid w:val="15094298"/>
    <w:rsid w:val="1599E01A"/>
    <w:rsid w:val="15CD64F8"/>
    <w:rsid w:val="15DF6DCB"/>
    <w:rsid w:val="166FDCE4"/>
    <w:rsid w:val="16EC3CF2"/>
    <w:rsid w:val="16F39B45"/>
    <w:rsid w:val="1724260A"/>
    <w:rsid w:val="175AF956"/>
    <w:rsid w:val="17631020"/>
    <w:rsid w:val="1785D822"/>
    <w:rsid w:val="17957809"/>
    <w:rsid w:val="1867B2F4"/>
    <w:rsid w:val="1870CF68"/>
    <w:rsid w:val="187A9B7F"/>
    <w:rsid w:val="188ED9FF"/>
    <w:rsid w:val="18DF2596"/>
    <w:rsid w:val="18F07CF6"/>
    <w:rsid w:val="194E58BF"/>
    <w:rsid w:val="194EAFD4"/>
    <w:rsid w:val="1950A451"/>
    <w:rsid w:val="19A08D17"/>
    <w:rsid w:val="19AFD837"/>
    <w:rsid w:val="19C77B84"/>
    <w:rsid w:val="19C9B5F1"/>
    <w:rsid w:val="19DDBCF4"/>
    <w:rsid w:val="1A1287D0"/>
    <w:rsid w:val="1A20904A"/>
    <w:rsid w:val="1A60183A"/>
    <w:rsid w:val="1A94A41E"/>
    <w:rsid w:val="1A953198"/>
    <w:rsid w:val="1AC1A6AE"/>
    <w:rsid w:val="1ADBA831"/>
    <w:rsid w:val="1B099E73"/>
    <w:rsid w:val="1B858BFE"/>
    <w:rsid w:val="1C6115EC"/>
    <w:rsid w:val="1C85F981"/>
    <w:rsid w:val="1CDAF4D6"/>
    <w:rsid w:val="1D4A2892"/>
    <w:rsid w:val="1D905B6A"/>
    <w:rsid w:val="1DA5AB5A"/>
    <w:rsid w:val="1DDD4208"/>
    <w:rsid w:val="1DE4C113"/>
    <w:rsid w:val="1E69EF4C"/>
    <w:rsid w:val="1F091118"/>
    <w:rsid w:val="1F2C2BCB"/>
    <w:rsid w:val="1F90EA07"/>
    <w:rsid w:val="1F9D5325"/>
    <w:rsid w:val="1FBEAB0F"/>
    <w:rsid w:val="1FF544D4"/>
    <w:rsid w:val="1FFCBD68"/>
    <w:rsid w:val="203E79E6"/>
    <w:rsid w:val="209CE313"/>
    <w:rsid w:val="20F14730"/>
    <w:rsid w:val="21E5F0A3"/>
    <w:rsid w:val="220DD1B5"/>
    <w:rsid w:val="22C12090"/>
    <w:rsid w:val="233A90EC"/>
    <w:rsid w:val="23C0DE03"/>
    <w:rsid w:val="240272A0"/>
    <w:rsid w:val="247CAE07"/>
    <w:rsid w:val="247FA326"/>
    <w:rsid w:val="248E7C33"/>
    <w:rsid w:val="24B48BD5"/>
    <w:rsid w:val="24C8CFE8"/>
    <w:rsid w:val="24CB93BC"/>
    <w:rsid w:val="2514FA13"/>
    <w:rsid w:val="2531E6D1"/>
    <w:rsid w:val="25588EF1"/>
    <w:rsid w:val="258639B7"/>
    <w:rsid w:val="25B592D0"/>
    <w:rsid w:val="25C50C96"/>
    <w:rsid w:val="2621E7CA"/>
    <w:rsid w:val="263BF7D8"/>
    <w:rsid w:val="264F5D08"/>
    <w:rsid w:val="26A36740"/>
    <w:rsid w:val="26A58824"/>
    <w:rsid w:val="2764420B"/>
    <w:rsid w:val="280E020F"/>
    <w:rsid w:val="285A6784"/>
    <w:rsid w:val="289EE46E"/>
    <w:rsid w:val="28D53043"/>
    <w:rsid w:val="28D6BF1F"/>
    <w:rsid w:val="28DE470B"/>
    <w:rsid w:val="28FF4097"/>
    <w:rsid w:val="2905D61B"/>
    <w:rsid w:val="2908C336"/>
    <w:rsid w:val="292FD2C7"/>
    <w:rsid w:val="294E3BF2"/>
    <w:rsid w:val="2973989A"/>
    <w:rsid w:val="29A9D270"/>
    <w:rsid w:val="29C15489"/>
    <w:rsid w:val="29DF5F2A"/>
    <w:rsid w:val="29F89E94"/>
    <w:rsid w:val="2A1D8BB7"/>
    <w:rsid w:val="2A28992D"/>
    <w:rsid w:val="2A6A3000"/>
    <w:rsid w:val="2A827F2F"/>
    <w:rsid w:val="2A980B6C"/>
    <w:rsid w:val="2ADD4B1C"/>
    <w:rsid w:val="2AEE7A9B"/>
    <w:rsid w:val="2B1A6D19"/>
    <w:rsid w:val="2B353DA3"/>
    <w:rsid w:val="2B463266"/>
    <w:rsid w:val="2B4EEA3B"/>
    <w:rsid w:val="2BA56B97"/>
    <w:rsid w:val="2C501E21"/>
    <w:rsid w:val="2C5644B2"/>
    <w:rsid w:val="2C96FF0D"/>
    <w:rsid w:val="2D40DECD"/>
    <w:rsid w:val="2D41D60D"/>
    <w:rsid w:val="2D43B857"/>
    <w:rsid w:val="2D50C2EC"/>
    <w:rsid w:val="2D671A9E"/>
    <w:rsid w:val="2D914B9C"/>
    <w:rsid w:val="2DDC15D9"/>
    <w:rsid w:val="2DFC6A48"/>
    <w:rsid w:val="2E24F1D5"/>
    <w:rsid w:val="2E58FB53"/>
    <w:rsid w:val="2F06EA6B"/>
    <w:rsid w:val="2F2D8103"/>
    <w:rsid w:val="2F8294E4"/>
    <w:rsid w:val="2FADEE0C"/>
    <w:rsid w:val="2FC2C505"/>
    <w:rsid w:val="2FCA4D18"/>
    <w:rsid w:val="2FDE724B"/>
    <w:rsid w:val="2FE0B14F"/>
    <w:rsid w:val="2FF3B55D"/>
    <w:rsid w:val="30798654"/>
    <w:rsid w:val="30BE671F"/>
    <w:rsid w:val="30C747C1"/>
    <w:rsid w:val="30D4E252"/>
    <w:rsid w:val="31A5C3FE"/>
    <w:rsid w:val="31C0181E"/>
    <w:rsid w:val="31D6D189"/>
    <w:rsid w:val="31E48950"/>
    <w:rsid w:val="3238F9AD"/>
    <w:rsid w:val="32731924"/>
    <w:rsid w:val="32DAA13F"/>
    <w:rsid w:val="33044272"/>
    <w:rsid w:val="338B5533"/>
    <w:rsid w:val="33B75950"/>
    <w:rsid w:val="34615697"/>
    <w:rsid w:val="34751BCD"/>
    <w:rsid w:val="34DA1041"/>
    <w:rsid w:val="34F05B4E"/>
    <w:rsid w:val="35203490"/>
    <w:rsid w:val="352AC4FF"/>
    <w:rsid w:val="3575234D"/>
    <w:rsid w:val="35A3A1B6"/>
    <w:rsid w:val="35A3FC21"/>
    <w:rsid w:val="35AA0E34"/>
    <w:rsid w:val="361D15E3"/>
    <w:rsid w:val="364B442C"/>
    <w:rsid w:val="3670AD93"/>
    <w:rsid w:val="373F7217"/>
    <w:rsid w:val="37B6330A"/>
    <w:rsid w:val="38038832"/>
    <w:rsid w:val="38507922"/>
    <w:rsid w:val="385F69D5"/>
    <w:rsid w:val="3863C87E"/>
    <w:rsid w:val="38F7BED5"/>
    <w:rsid w:val="39751925"/>
    <w:rsid w:val="397AAF2B"/>
    <w:rsid w:val="39A0153D"/>
    <w:rsid w:val="39AC9603"/>
    <w:rsid w:val="39AF3202"/>
    <w:rsid w:val="39CB2A03"/>
    <w:rsid w:val="3A0830E7"/>
    <w:rsid w:val="3A1DEFB4"/>
    <w:rsid w:val="3A87D391"/>
    <w:rsid w:val="3AC80193"/>
    <w:rsid w:val="3AE4EEBF"/>
    <w:rsid w:val="3B15AA88"/>
    <w:rsid w:val="3B47146C"/>
    <w:rsid w:val="3B88C9CC"/>
    <w:rsid w:val="3BDA1493"/>
    <w:rsid w:val="3BEC3558"/>
    <w:rsid w:val="3C0C58E9"/>
    <w:rsid w:val="3C80BF20"/>
    <w:rsid w:val="3CB3A4C5"/>
    <w:rsid w:val="3CC90289"/>
    <w:rsid w:val="3D4E6E72"/>
    <w:rsid w:val="3DF5AA09"/>
    <w:rsid w:val="3E2569B2"/>
    <w:rsid w:val="3E7DD17F"/>
    <w:rsid w:val="3EC06A8E"/>
    <w:rsid w:val="3ECC8A75"/>
    <w:rsid w:val="3EE7205A"/>
    <w:rsid w:val="3F245EF0"/>
    <w:rsid w:val="3F245EF0"/>
    <w:rsid w:val="3F4B1686"/>
    <w:rsid w:val="3F52058D"/>
    <w:rsid w:val="3F81C6EF"/>
    <w:rsid w:val="3FC48A0C"/>
    <w:rsid w:val="3FEB4587"/>
    <w:rsid w:val="400037E3"/>
    <w:rsid w:val="404EA75D"/>
    <w:rsid w:val="40DF24A2"/>
    <w:rsid w:val="414FFDE2"/>
    <w:rsid w:val="41750101"/>
    <w:rsid w:val="41B26479"/>
    <w:rsid w:val="4243AB58"/>
    <w:rsid w:val="4284BBB5"/>
    <w:rsid w:val="42D37B0A"/>
    <w:rsid w:val="42EB842A"/>
    <w:rsid w:val="431F63D3"/>
    <w:rsid w:val="434E34DA"/>
    <w:rsid w:val="436758EE"/>
    <w:rsid w:val="436AE67F"/>
    <w:rsid w:val="438144E7"/>
    <w:rsid w:val="4392EEDA"/>
    <w:rsid w:val="4393955C"/>
    <w:rsid w:val="439BC937"/>
    <w:rsid w:val="43C099CB"/>
    <w:rsid w:val="43E091A7"/>
    <w:rsid w:val="43E766A1"/>
    <w:rsid w:val="44417316"/>
    <w:rsid w:val="4488FE63"/>
    <w:rsid w:val="44EA053B"/>
    <w:rsid w:val="452BD892"/>
    <w:rsid w:val="45379998"/>
    <w:rsid w:val="4538D213"/>
    <w:rsid w:val="459FDB16"/>
    <w:rsid w:val="460A527A"/>
    <w:rsid w:val="460C89B5"/>
    <w:rsid w:val="461CC020"/>
    <w:rsid w:val="46246698"/>
    <w:rsid w:val="46E6B3EF"/>
    <w:rsid w:val="46E9BB50"/>
    <w:rsid w:val="472D1B89"/>
    <w:rsid w:val="476DAC75"/>
    <w:rsid w:val="479EDC48"/>
    <w:rsid w:val="47A0FA7B"/>
    <w:rsid w:val="47CC72EC"/>
    <w:rsid w:val="47EE7100"/>
    <w:rsid w:val="4817290C"/>
    <w:rsid w:val="48C09F78"/>
    <w:rsid w:val="4981B62F"/>
    <w:rsid w:val="49EE2E67"/>
    <w:rsid w:val="49F63BB6"/>
    <w:rsid w:val="4A0B0ABB"/>
    <w:rsid w:val="4A3A82BF"/>
    <w:rsid w:val="4A42AC1B"/>
    <w:rsid w:val="4A544A1D"/>
    <w:rsid w:val="4A57E84F"/>
    <w:rsid w:val="4B026987"/>
    <w:rsid w:val="4B145BA9"/>
    <w:rsid w:val="4B3199A0"/>
    <w:rsid w:val="4B374B10"/>
    <w:rsid w:val="4B3B4B97"/>
    <w:rsid w:val="4B50E480"/>
    <w:rsid w:val="4BA3DE27"/>
    <w:rsid w:val="4BE98D91"/>
    <w:rsid w:val="4C5FA64E"/>
    <w:rsid w:val="4C608602"/>
    <w:rsid w:val="4C7585D7"/>
    <w:rsid w:val="4CB43B47"/>
    <w:rsid w:val="4CC1E223"/>
    <w:rsid w:val="4CE36E87"/>
    <w:rsid w:val="4D628B25"/>
    <w:rsid w:val="4D66B164"/>
    <w:rsid w:val="4D7EB01E"/>
    <w:rsid w:val="4D912D26"/>
    <w:rsid w:val="4DC28669"/>
    <w:rsid w:val="4DF38925"/>
    <w:rsid w:val="4E38CCFE"/>
    <w:rsid w:val="4ECBF565"/>
    <w:rsid w:val="4EDE7BDE"/>
    <w:rsid w:val="4F09D037"/>
    <w:rsid w:val="4F12FC9C"/>
    <w:rsid w:val="4F252B41"/>
    <w:rsid w:val="4F252B41"/>
    <w:rsid w:val="4FAEBDE1"/>
    <w:rsid w:val="4FB7D767"/>
    <w:rsid w:val="4FBE5857"/>
    <w:rsid w:val="4FD3C6D6"/>
    <w:rsid w:val="4FFB0D32"/>
    <w:rsid w:val="4FFB8C7B"/>
    <w:rsid w:val="50196A6C"/>
    <w:rsid w:val="5038C011"/>
    <w:rsid w:val="511270D8"/>
    <w:rsid w:val="5128BBC6"/>
    <w:rsid w:val="5129AEC0"/>
    <w:rsid w:val="512B29E7"/>
    <w:rsid w:val="514CF94F"/>
    <w:rsid w:val="51626F0C"/>
    <w:rsid w:val="51692738"/>
    <w:rsid w:val="52B7B22F"/>
    <w:rsid w:val="52C18EFE"/>
    <w:rsid w:val="52D088E7"/>
    <w:rsid w:val="52F024D9"/>
    <w:rsid w:val="52F9F1A2"/>
    <w:rsid w:val="52FD01B0"/>
    <w:rsid w:val="53021C35"/>
    <w:rsid w:val="5313B54B"/>
    <w:rsid w:val="53590E00"/>
    <w:rsid w:val="53794F9C"/>
    <w:rsid w:val="538ED505"/>
    <w:rsid w:val="53C510FB"/>
    <w:rsid w:val="5446D2A8"/>
    <w:rsid w:val="5469058F"/>
    <w:rsid w:val="54AE508A"/>
    <w:rsid w:val="54BF4D2C"/>
    <w:rsid w:val="54CCF408"/>
    <w:rsid w:val="54D157FE"/>
    <w:rsid w:val="5568F706"/>
    <w:rsid w:val="557D5203"/>
    <w:rsid w:val="55989123"/>
    <w:rsid w:val="559A25F7"/>
    <w:rsid w:val="55BE753B"/>
    <w:rsid w:val="55DB7D02"/>
    <w:rsid w:val="5629BE7B"/>
    <w:rsid w:val="564A20EB"/>
    <w:rsid w:val="565B2048"/>
    <w:rsid w:val="5693C15E"/>
    <w:rsid w:val="574B456B"/>
    <w:rsid w:val="576FE39D"/>
    <w:rsid w:val="57B75986"/>
    <w:rsid w:val="57F48D51"/>
    <w:rsid w:val="588D60C7"/>
    <w:rsid w:val="58AB30EC"/>
    <w:rsid w:val="58BF28EF"/>
    <w:rsid w:val="58E5B6C8"/>
    <w:rsid w:val="590019DC"/>
    <w:rsid w:val="591155E5"/>
    <w:rsid w:val="591CB0CA"/>
    <w:rsid w:val="59502477"/>
    <w:rsid w:val="59E2CDF3"/>
    <w:rsid w:val="59E4BB99"/>
    <w:rsid w:val="5A779DB4"/>
    <w:rsid w:val="5A810D07"/>
    <w:rsid w:val="5B442312"/>
    <w:rsid w:val="5B7F035A"/>
    <w:rsid w:val="5B864730"/>
    <w:rsid w:val="5BCBDCE0"/>
    <w:rsid w:val="5BDF67CB"/>
    <w:rsid w:val="5BFBE598"/>
    <w:rsid w:val="5C136E15"/>
    <w:rsid w:val="5C16F2A9"/>
    <w:rsid w:val="5C2886AE"/>
    <w:rsid w:val="5C2C9489"/>
    <w:rsid w:val="5CCC2FFB"/>
    <w:rsid w:val="5D1A720D"/>
    <w:rsid w:val="5D7B382C"/>
    <w:rsid w:val="5DAED0D9"/>
    <w:rsid w:val="5DAF3E76"/>
    <w:rsid w:val="5DEE4EC7"/>
    <w:rsid w:val="5E04C068"/>
    <w:rsid w:val="5E3100C9"/>
    <w:rsid w:val="5EB52003"/>
    <w:rsid w:val="5EF7862D"/>
    <w:rsid w:val="5EFDE030"/>
    <w:rsid w:val="5F4B0ED7"/>
    <w:rsid w:val="5FCE001A"/>
    <w:rsid w:val="6008AD3A"/>
    <w:rsid w:val="60289BFA"/>
    <w:rsid w:val="602D36AE"/>
    <w:rsid w:val="61002E37"/>
    <w:rsid w:val="6126DEE4"/>
    <w:rsid w:val="61421A87"/>
    <w:rsid w:val="61CABC5E"/>
    <w:rsid w:val="6204C12C"/>
    <w:rsid w:val="625FCE03"/>
    <w:rsid w:val="62DC48E8"/>
    <w:rsid w:val="62E918D6"/>
    <w:rsid w:val="62FCF3DD"/>
    <w:rsid w:val="633CEEC8"/>
    <w:rsid w:val="63601843"/>
    <w:rsid w:val="63629EE9"/>
    <w:rsid w:val="63740BF1"/>
    <w:rsid w:val="63D13853"/>
    <w:rsid w:val="63D65B33"/>
    <w:rsid w:val="643BF05C"/>
    <w:rsid w:val="64AE529F"/>
    <w:rsid w:val="65021AFF"/>
    <w:rsid w:val="65638FEE"/>
    <w:rsid w:val="6568F7AC"/>
    <w:rsid w:val="658E09D8"/>
    <w:rsid w:val="65CCA6AF"/>
    <w:rsid w:val="66471C58"/>
    <w:rsid w:val="66813500"/>
    <w:rsid w:val="6686D5B9"/>
    <w:rsid w:val="66BE606B"/>
    <w:rsid w:val="66BFCD41"/>
    <w:rsid w:val="67016F57"/>
    <w:rsid w:val="67047D83"/>
    <w:rsid w:val="675323D5"/>
    <w:rsid w:val="676F137A"/>
    <w:rsid w:val="67ECC167"/>
    <w:rsid w:val="6822A61A"/>
    <w:rsid w:val="68E7AC4E"/>
    <w:rsid w:val="68F5532A"/>
    <w:rsid w:val="69544D1C"/>
    <w:rsid w:val="69F36DFC"/>
    <w:rsid w:val="69F3CF6C"/>
    <w:rsid w:val="69F5B4E4"/>
    <w:rsid w:val="6A45E0B7"/>
    <w:rsid w:val="6A735AA3"/>
    <w:rsid w:val="6B4CC00B"/>
    <w:rsid w:val="6B5A46DC"/>
    <w:rsid w:val="6B790561"/>
    <w:rsid w:val="6BB9DE33"/>
    <w:rsid w:val="6C68166F"/>
    <w:rsid w:val="6C817E3D"/>
    <w:rsid w:val="6C83ADC4"/>
    <w:rsid w:val="6C93BCDA"/>
    <w:rsid w:val="6C9B64C0"/>
    <w:rsid w:val="6CD0F376"/>
    <w:rsid w:val="6CFCD667"/>
    <w:rsid w:val="6D552598"/>
    <w:rsid w:val="6E143ECB"/>
    <w:rsid w:val="6E2BFE4E"/>
    <w:rsid w:val="6E494752"/>
    <w:rsid w:val="6E6D105C"/>
    <w:rsid w:val="6E6E1019"/>
    <w:rsid w:val="6E7B0A0D"/>
    <w:rsid w:val="6F38C078"/>
    <w:rsid w:val="6F56EDD2"/>
    <w:rsid w:val="6F6C0168"/>
    <w:rsid w:val="70009584"/>
    <w:rsid w:val="7007C6ED"/>
    <w:rsid w:val="7043743E"/>
    <w:rsid w:val="7073128D"/>
    <w:rsid w:val="70DC3016"/>
    <w:rsid w:val="70F2BE33"/>
    <w:rsid w:val="717F8670"/>
    <w:rsid w:val="71A909DB"/>
    <w:rsid w:val="71F21F7A"/>
    <w:rsid w:val="7211426A"/>
    <w:rsid w:val="7274F15C"/>
    <w:rsid w:val="7291E77A"/>
    <w:rsid w:val="72A422F6"/>
    <w:rsid w:val="72DAA973"/>
    <w:rsid w:val="73121738"/>
    <w:rsid w:val="733C8AB3"/>
    <w:rsid w:val="734B2C77"/>
    <w:rsid w:val="736F597A"/>
    <w:rsid w:val="73B16DD2"/>
    <w:rsid w:val="73EE53FB"/>
    <w:rsid w:val="73F2F92C"/>
    <w:rsid w:val="742A8425"/>
    <w:rsid w:val="742EB166"/>
    <w:rsid w:val="7431B504"/>
    <w:rsid w:val="745505BF"/>
    <w:rsid w:val="74CF79D6"/>
    <w:rsid w:val="74FD65BD"/>
    <w:rsid w:val="752A698D"/>
    <w:rsid w:val="756BD1AD"/>
    <w:rsid w:val="75CE5210"/>
    <w:rsid w:val="75E5ACB5"/>
    <w:rsid w:val="76182CA0"/>
    <w:rsid w:val="761F87CF"/>
    <w:rsid w:val="762AD953"/>
    <w:rsid w:val="762DE39D"/>
    <w:rsid w:val="7649B7FA"/>
    <w:rsid w:val="7663B87F"/>
    <w:rsid w:val="76886248"/>
    <w:rsid w:val="76B175DA"/>
    <w:rsid w:val="76C639EE"/>
    <w:rsid w:val="77AA100D"/>
    <w:rsid w:val="77B3FD01"/>
    <w:rsid w:val="77BB9F26"/>
    <w:rsid w:val="77BF15AB"/>
    <w:rsid w:val="77FC1DAA"/>
    <w:rsid w:val="7812D8D2"/>
    <w:rsid w:val="7831982E"/>
    <w:rsid w:val="788D1BB6"/>
    <w:rsid w:val="78B5CA50"/>
    <w:rsid w:val="78FC6540"/>
    <w:rsid w:val="792106C5"/>
    <w:rsid w:val="792D711A"/>
    <w:rsid w:val="79313EE3"/>
    <w:rsid w:val="79717E14"/>
    <w:rsid w:val="797317F1"/>
    <w:rsid w:val="79BFCDE7"/>
    <w:rsid w:val="7AB2549E"/>
    <w:rsid w:val="7AD0ECC6"/>
    <w:rsid w:val="7BC4B9D8"/>
    <w:rsid w:val="7C4B053C"/>
    <w:rsid w:val="7C6CBD27"/>
    <w:rsid w:val="7CA2B848"/>
    <w:rsid w:val="7CA44969"/>
    <w:rsid w:val="7CC74D30"/>
    <w:rsid w:val="7CD15535"/>
    <w:rsid w:val="7CE649F5"/>
    <w:rsid w:val="7D3D244E"/>
    <w:rsid w:val="7D65DE41"/>
    <w:rsid w:val="7E52E29E"/>
    <w:rsid w:val="7E64B9ED"/>
    <w:rsid w:val="7EA07473"/>
    <w:rsid w:val="7F1DE202"/>
    <w:rsid w:val="7F6BCD95"/>
    <w:rsid w:val="7FC70704"/>
    <w:rsid w:val="7FEA4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D1AD"/>
  <w15:chartTrackingRefBased/>
  <w15:docId w15:val="{4FB75AC8-B016-4A92-BE2A-79ADDF95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5CCA6AF"/>
    <w:pPr>
      <w:spacing w:after="240"/>
    </w:pPr>
    <w:rPr>
      <w:rFonts w:ascii="Amasis MT Pro"/>
      <w:sz w:val="24"/>
      <w:szCs w:val="24"/>
    </w:rPr>
  </w:style>
  <w:style w:type="paragraph" w:styleId="Heading1">
    <w:name w:val="heading 1"/>
    <w:basedOn w:val="Normal"/>
    <w:next w:val="Normal"/>
    <w:link w:val="Heading1Char"/>
    <w:uiPriority w:val="9"/>
    <w:qFormat/>
    <w:rsid w:val="65CCA6AF"/>
    <w:pPr>
      <w:keepNext/>
      <w:spacing w:before="480" w:after="80"/>
      <w:jc w:val="center"/>
      <w:outlineLvl w:val="0"/>
    </w:pPr>
    <w:rPr>
      <w:color w:val="4472C4" w:themeColor="accent1"/>
      <w:sz w:val="42"/>
      <w:szCs w:val="42"/>
    </w:rPr>
  </w:style>
  <w:style w:type="paragraph" w:styleId="Heading2">
    <w:name w:val="heading 2"/>
    <w:basedOn w:val="Normal"/>
    <w:next w:val="Normal"/>
    <w:link w:val="Heading2Char"/>
    <w:uiPriority w:val="9"/>
    <w:unhideWhenUsed/>
    <w:qFormat/>
    <w:rsid w:val="65CCA6AF"/>
    <w:pPr>
      <w:keepNext/>
      <w:spacing w:before="240" w:after="80"/>
      <w:jc w:val="center"/>
      <w:outlineLvl w:val="1"/>
    </w:pPr>
    <w:rPr>
      <w:color w:val="4472C4" w:themeColor="accent1"/>
      <w:sz w:val="32"/>
      <w:szCs w:val="32"/>
    </w:rPr>
  </w:style>
  <w:style w:type="paragraph" w:styleId="Heading3">
    <w:name w:val="heading 3"/>
    <w:basedOn w:val="Normal"/>
    <w:next w:val="Normal"/>
    <w:link w:val="Heading3Char"/>
    <w:uiPriority w:val="9"/>
    <w:unhideWhenUsed/>
    <w:qFormat/>
    <w:rsid w:val="65CCA6AF"/>
    <w:pPr>
      <w:keepNext/>
      <w:spacing w:before="240" w:after="80"/>
      <w:jc w:val="center"/>
      <w:outlineLvl w:val="2"/>
    </w:pPr>
    <w:rPr>
      <w:color w:val="4472C4" w:themeColor="accent1"/>
      <w:sz w:val="30"/>
      <w:szCs w:val="30"/>
    </w:rPr>
  </w:style>
  <w:style w:type="paragraph" w:styleId="Heading4">
    <w:name w:val="heading 4"/>
    <w:basedOn w:val="Normal"/>
    <w:next w:val="Normal"/>
    <w:link w:val="Heading4Char"/>
    <w:uiPriority w:val="9"/>
    <w:unhideWhenUsed/>
    <w:qFormat/>
    <w:rsid w:val="65CCA6AF"/>
    <w:pPr>
      <w:keepNext/>
      <w:spacing w:before="240" w:after="80"/>
      <w:jc w:val="center"/>
      <w:outlineLvl w:val="3"/>
    </w:pPr>
    <w:rPr>
      <w:color w:val="4472C4" w:themeColor="accent1"/>
      <w:sz w:val="29"/>
      <w:szCs w:val="29"/>
    </w:rPr>
  </w:style>
  <w:style w:type="paragraph" w:styleId="Heading5">
    <w:name w:val="heading 5"/>
    <w:basedOn w:val="Normal"/>
    <w:next w:val="Normal"/>
    <w:link w:val="Heading5Char"/>
    <w:uiPriority w:val="9"/>
    <w:unhideWhenUsed/>
    <w:qFormat/>
    <w:rsid w:val="65CCA6AF"/>
    <w:pPr>
      <w:keepNext/>
      <w:spacing w:before="240" w:after="80"/>
      <w:jc w:val="center"/>
      <w:outlineLvl w:val="4"/>
    </w:pPr>
    <w:rPr>
      <w:color w:val="4472C4" w:themeColor="accent1"/>
      <w:sz w:val="28"/>
      <w:szCs w:val="28"/>
    </w:rPr>
  </w:style>
  <w:style w:type="paragraph" w:styleId="Heading6">
    <w:name w:val="heading 6"/>
    <w:basedOn w:val="Normal"/>
    <w:next w:val="Normal"/>
    <w:link w:val="Heading6Char"/>
    <w:uiPriority w:val="9"/>
    <w:unhideWhenUsed/>
    <w:qFormat/>
    <w:rsid w:val="65CCA6AF"/>
    <w:pPr>
      <w:keepNext/>
      <w:spacing w:before="240" w:after="80"/>
      <w:jc w:val="center"/>
      <w:outlineLvl w:val="5"/>
    </w:pPr>
    <w:rPr>
      <w:color w:val="4472C4" w:themeColor="accent1"/>
      <w:sz w:val="27"/>
      <w:szCs w:val="27"/>
    </w:rPr>
  </w:style>
  <w:style w:type="paragraph" w:styleId="Heading7">
    <w:name w:val="heading 7"/>
    <w:basedOn w:val="Normal"/>
    <w:next w:val="Normal"/>
    <w:link w:val="Heading7Char"/>
    <w:uiPriority w:val="9"/>
    <w:unhideWhenUsed/>
    <w:qFormat/>
    <w:rsid w:val="65CCA6AF"/>
    <w:pPr>
      <w:keepNext/>
      <w:spacing w:before="240" w:after="80"/>
      <w:jc w:val="center"/>
      <w:outlineLvl w:val="6"/>
    </w:pPr>
    <w:rPr>
      <w:color w:val="4472C4" w:themeColor="accent1"/>
      <w:sz w:val="26"/>
      <w:szCs w:val="26"/>
    </w:rPr>
  </w:style>
  <w:style w:type="paragraph" w:styleId="Heading8">
    <w:name w:val="heading 8"/>
    <w:basedOn w:val="Normal"/>
    <w:next w:val="Normal"/>
    <w:link w:val="Heading8Char"/>
    <w:uiPriority w:val="9"/>
    <w:unhideWhenUsed/>
    <w:qFormat/>
    <w:rsid w:val="65CCA6AF"/>
    <w:pPr>
      <w:keepNext/>
      <w:spacing w:before="240" w:after="80"/>
      <w:jc w:val="center"/>
      <w:outlineLvl w:val="7"/>
    </w:pPr>
    <w:rPr>
      <w:color w:val="4472C4" w:themeColor="accent1"/>
      <w:sz w:val="25"/>
      <w:szCs w:val="25"/>
    </w:rPr>
  </w:style>
  <w:style w:type="paragraph" w:styleId="Heading9">
    <w:name w:val="heading 9"/>
    <w:basedOn w:val="Normal"/>
    <w:next w:val="Normal"/>
    <w:link w:val="Heading9Char"/>
    <w:uiPriority w:val="9"/>
    <w:unhideWhenUsed/>
    <w:qFormat/>
    <w:rsid w:val="65CCA6AF"/>
    <w:pPr>
      <w:keepNext/>
      <w:spacing w:before="240" w:after="80"/>
      <w:jc w:val="center"/>
      <w:outlineLvl w:val="8"/>
    </w:pPr>
    <w:rPr>
      <w:color w:val="4472C4"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65CCA6AF"/>
    <w:pPr>
      <w:spacing w:after="160"/>
      <w:jc w:val="center"/>
    </w:pPr>
    <w:rPr>
      <w:rFonts w:ascii="Elephant Pro"/>
      <w:color w:val="262626" w:themeColor="text1" w:themeTint="D9"/>
      <w:sz w:val="76"/>
      <w:szCs w:val="76"/>
    </w:rPr>
  </w:style>
  <w:style w:type="paragraph" w:styleId="Subtitle">
    <w:name w:val="Subtitle"/>
    <w:basedOn w:val="Normal"/>
    <w:next w:val="Normal"/>
    <w:link w:val="SubtitleChar"/>
    <w:uiPriority w:val="11"/>
    <w:qFormat/>
    <w:rsid w:val="65CCA6AF"/>
    <w:pPr>
      <w:spacing w:after="480"/>
      <w:jc w:val="center"/>
    </w:pPr>
    <w:rPr>
      <w:color w:val="4472C4" w:themeColor="accent1"/>
      <w:sz w:val="48"/>
      <w:szCs w:val="48"/>
    </w:rPr>
  </w:style>
  <w:style w:type="paragraph" w:styleId="Quote">
    <w:name w:val="Quote"/>
    <w:basedOn w:val="Normal"/>
    <w:next w:val="Normal"/>
    <w:link w:val="QuoteChar"/>
    <w:uiPriority w:val="29"/>
    <w:qFormat/>
    <w:rsid w:val="65CCA6A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65CCA6AF"/>
    <w:pPr>
      <w:spacing w:before="360" w:after="360"/>
      <w:ind w:left="864" w:right="864"/>
      <w:jc w:val="center"/>
    </w:pPr>
    <w:rPr>
      <w:i/>
      <w:iCs/>
      <w:color w:val="4472C4" w:themeColor="accent1"/>
    </w:rPr>
  </w:style>
  <w:style w:type="paragraph" w:styleId="ListParagraph">
    <w:name w:val="List Paragraph"/>
    <w:basedOn w:val="Normal"/>
    <w:uiPriority w:val="34"/>
    <w:qFormat/>
    <w:rsid w:val="65CCA6AF"/>
    <w:pPr>
      <w:ind w:hanging="360"/>
      <w:contextualSpacing/>
    </w:pPr>
  </w:style>
  <w:style w:type="character" w:styleId="Heading1Char" w:customStyle="1">
    <w:name w:val="Heading 1 Char"/>
    <w:basedOn w:val="DefaultParagraphFont"/>
    <w:link w:val="Heading1"/>
    <w:uiPriority w:val="9"/>
    <w:rsid w:val="65CCA6AF"/>
    <w:rPr>
      <w:rFonts w:ascii="Amasis MT Pro"/>
      <w:b w:val="0"/>
      <w:bCs w:val="0"/>
      <w:i w:val="0"/>
      <w:iCs w:val="0"/>
      <w:color w:val="4472C4" w:themeColor="accent1"/>
      <w:sz w:val="42"/>
      <w:szCs w:val="42"/>
      <w:u w:val="none"/>
    </w:rPr>
  </w:style>
  <w:style w:type="character" w:styleId="Heading2Char" w:customStyle="1">
    <w:name w:val="Heading 2 Char"/>
    <w:basedOn w:val="DefaultParagraphFont"/>
    <w:link w:val="Heading2"/>
    <w:uiPriority w:val="9"/>
    <w:rsid w:val="65CCA6AF"/>
    <w:rPr>
      <w:rFonts w:ascii="Amasis MT Pro"/>
      <w:b w:val="0"/>
      <w:bCs w:val="0"/>
      <w:i w:val="0"/>
      <w:iCs w:val="0"/>
      <w:color w:val="4472C4" w:themeColor="accent1"/>
      <w:sz w:val="32"/>
      <w:szCs w:val="32"/>
      <w:u w:val="none"/>
    </w:rPr>
  </w:style>
  <w:style w:type="character" w:styleId="Heading3Char" w:customStyle="1">
    <w:name w:val="Heading 3 Char"/>
    <w:basedOn w:val="DefaultParagraphFont"/>
    <w:link w:val="Heading3"/>
    <w:uiPriority w:val="9"/>
    <w:rsid w:val="65CCA6AF"/>
    <w:rPr>
      <w:rFonts w:ascii="Amasis MT Pro"/>
      <w:b w:val="0"/>
      <w:bCs w:val="0"/>
      <w:i w:val="0"/>
      <w:iCs w:val="0"/>
      <w:color w:val="4472C4" w:themeColor="accent1"/>
      <w:sz w:val="30"/>
      <w:szCs w:val="30"/>
      <w:u w:val="none"/>
    </w:rPr>
  </w:style>
  <w:style w:type="character" w:styleId="Heading4Char" w:customStyle="1">
    <w:name w:val="Heading 4 Char"/>
    <w:basedOn w:val="DefaultParagraphFont"/>
    <w:link w:val="Heading4"/>
    <w:uiPriority w:val="9"/>
    <w:rsid w:val="65CCA6AF"/>
    <w:rPr>
      <w:rFonts w:ascii="Amasis MT Pro"/>
      <w:b w:val="0"/>
      <w:bCs w:val="0"/>
      <w:i w:val="0"/>
      <w:iCs w:val="0"/>
      <w:color w:val="4472C4" w:themeColor="accent1"/>
      <w:sz w:val="29"/>
      <w:szCs w:val="29"/>
      <w:u w:val="none"/>
    </w:rPr>
  </w:style>
  <w:style w:type="character" w:styleId="Heading5Char" w:customStyle="1">
    <w:name w:val="Heading 5 Char"/>
    <w:basedOn w:val="DefaultParagraphFont"/>
    <w:link w:val="Heading5"/>
    <w:uiPriority w:val="9"/>
    <w:rsid w:val="65CCA6AF"/>
    <w:rPr>
      <w:rFonts w:ascii="Amasis MT Pro"/>
      <w:b w:val="0"/>
      <w:bCs w:val="0"/>
      <w:i w:val="0"/>
      <w:iCs w:val="0"/>
      <w:color w:val="4472C4" w:themeColor="accent1"/>
      <w:sz w:val="28"/>
      <w:szCs w:val="28"/>
      <w:u w:val="none"/>
    </w:rPr>
  </w:style>
  <w:style w:type="character" w:styleId="Heading6Char" w:customStyle="1">
    <w:name w:val="Heading 6 Char"/>
    <w:basedOn w:val="DefaultParagraphFont"/>
    <w:link w:val="Heading6"/>
    <w:uiPriority w:val="9"/>
    <w:rsid w:val="65CCA6AF"/>
    <w:rPr>
      <w:rFonts w:ascii="Amasis MT Pro"/>
      <w:b w:val="0"/>
      <w:bCs w:val="0"/>
      <w:i w:val="0"/>
      <w:iCs w:val="0"/>
      <w:color w:val="4472C4" w:themeColor="accent1"/>
      <w:sz w:val="27"/>
      <w:szCs w:val="27"/>
      <w:u w:val="none"/>
    </w:rPr>
  </w:style>
  <w:style w:type="character" w:styleId="Heading7Char" w:customStyle="1">
    <w:name w:val="Heading 7 Char"/>
    <w:basedOn w:val="DefaultParagraphFont"/>
    <w:link w:val="Heading7"/>
    <w:uiPriority w:val="9"/>
    <w:rsid w:val="65CCA6AF"/>
    <w:rPr>
      <w:rFonts w:ascii="Amasis MT Pro"/>
      <w:b w:val="0"/>
      <w:bCs w:val="0"/>
      <w:i w:val="0"/>
      <w:iCs w:val="0"/>
      <w:color w:val="4472C4" w:themeColor="accent1"/>
      <w:sz w:val="26"/>
      <w:szCs w:val="26"/>
      <w:u w:val="none"/>
    </w:rPr>
  </w:style>
  <w:style w:type="character" w:styleId="Heading8Char" w:customStyle="1">
    <w:name w:val="Heading 8 Char"/>
    <w:basedOn w:val="DefaultParagraphFont"/>
    <w:link w:val="Heading8"/>
    <w:uiPriority w:val="9"/>
    <w:rsid w:val="65CCA6AF"/>
    <w:rPr>
      <w:rFonts w:ascii="Amasis MT Pro"/>
      <w:b w:val="0"/>
      <w:bCs w:val="0"/>
      <w:i w:val="0"/>
      <w:iCs w:val="0"/>
      <w:color w:val="4472C4" w:themeColor="accent1"/>
      <w:sz w:val="25"/>
      <w:szCs w:val="25"/>
      <w:u w:val="none"/>
    </w:rPr>
  </w:style>
  <w:style w:type="character" w:styleId="Heading9Char" w:customStyle="1">
    <w:name w:val="Heading 9 Char"/>
    <w:basedOn w:val="DefaultParagraphFont"/>
    <w:link w:val="Heading9"/>
    <w:uiPriority w:val="9"/>
    <w:rsid w:val="65CCA6AF"/>
    <w:rPr>
      <w:rFonts w:ascii="Amasis MT Pro"/>
      <w:b w:val="0"/>
      <w:bCs w:val="0"/>
      <w:i w:val="0"/>
      <w:iCs w:val="0"/>
      <w:color w:val="4472C4" w:themeColor="accent1"/>
      <w:sz w:val="24"/>
      <w:szCs w:val="24"/>
      <w:u w:val="none"/>
    </w:rPr>
  </w:style>
  <w:style w:type="character" w:styleId="TitleChar" w:customStyle="1">
    <w:name w:val="Title Char"/>
    <w:basedOn w:val="DefaultParagraphFont"/>
    <w:link w:val="Title"/>
    <w:uiPriority w:val="10"/>
    <w:rsid w:val="65CCA6AF"/>
    <w:rPr>
      <w:rFonts w:ascii="Elephant Pro"/>
      <w:b w:val="0"/>
      <w:bCs w:val="0"/>
      <w:i w:val="0"/>
      <w:iCs w:val="0"/>
      <w:color w:val="262626" w:themeColor="text1" w:themeTint="D9"/>
      <w:sz w:val="76"/>
      <w:szCs w:val="76"/>
      <w:u w:val="none"/>
    </w:rPr>
  </w:style>
  <w:style w:type="character" w:styleId="SubtitleChar" w:customStyle="1">
    <w:name w:val="Subtitle Char"/>
    <w:basedOn w:val="DefaultParagraphFont"/>
    <w:link w:val="Subtitle"/>
    <w:uiPriority w:val="11"/>
    <w:rsid w:val="65CCA6AF"/>
    <w:rPr>
      <w:rFonts w:ascii="Amasis MT Pro"/>
      <w:b w:val="0"/>
      <w:bCs w:val="0"/>
      <w:i w:val="0"/>
      <w:iCs w:val="0"/>
      <w:color w:val="4472C4" w:themeColor="accent1"/>
      <w:sz w:val="48"/>
      <w:szCs w:val="48"/>
      <w:u w:val="none"/>
    </w:rPr>
  </w:style>
  <w:style w:type="character" w:styleId="QuoteChar" w:customStyle="1">
    <w:name w:val="Quote Char"/>
    <w:basedOn w:val="DefaultParagraphFont"/>
    <w:link w:val="Quote"/>
    <w:uiPriority w:val="29"/>
    <w:rsid w:val="65CCA6AF"/>
    <w:rPr>
      <w:rFonts w:ascii="Amasis MT Pro"/>
      <w:b w:val="0"/>
      <w:bCs w:val="0"/>
      <w:i/>
      <w:iCs/>
      <w:color w:val="404040" w:themeColor="text1" w:themeTint="BF"/>
      <w:sz w:val="24"/>
      <w:szCs w:val="24"/>
      <w:u w:val="none"/>
    </w:rPr>
  </w:style>
  <w:style w:type="character" w:styleId="IntenseQuoteChar" w:customStyle="1">
    <w:name w:val="Intense Quote Char"/>
    <w:basedOn w:val="DefaultParagraphFont"/>
    <w:link w:val="IntenseQuote"/>
    <w:uiPriority w:val="30"/>
    <w:rsid w:val="65CCA6AF"/>
    <w:rPr>
      <w:rFonts w:ascii="Amasis MT Pro"/>
      <w:b w:val="0"/>
      <w:bCs w:val="0"/>
      <w:i/>
      <w:iCs/>
      <w:color w:val="4472C4" w:themeColor="accent1"/>
      <w:sz w:val="24"/>
      <w:szCs w:val="24"/>
      <w:u w:val="none"/>
    </w:rPr>
  </w:style>
  <w:style w:type="paragraph" w:styleId="TOC1">
    <w:name w:val="toc 1"/>
    <w:basedOn w:val="Normal"/>
    <w:next w:val="Normal"/>
    <w:uiPriority w:val="39"/>
    <w:unhideWhenUsed/>
    <w:rsid w:val="65CCA6AF"/>
    <w:pPr>
      <w:spacing w:after="100"/>
    </w:pPr>
  </w:style>
  <w:style w:type="paragraph" w:styleId="TOC2">
    <w:name w:val="toc 2"/>
    <w:basedOn w:val="Normal"/>
    <w:next w:val="Normal"/>
    <w:uiPriority w:val="39"/>
    <w:unhideWhenUsed/>
    <w:rsid w:val="65CCA6AF"/>
    <w:pPr>
      <w:spacing w:after="100"/>
      <w:ind w:left="220"/>
    </w:pPr>
  </w:style>
  <w:style w:type="paragraph" w:styleId="TOC3">
    <w:name w:val="toc 3"/>
    <w:basedOn w:val="Normal"/>
    <w:next w:val="Normal"/>
    <w:uiPriority w:val="39"/>
    <w:unhideWhenUsed/>
    <w:rsid w:val="65CCA6AF"/>
    <w:pPr>
      <w:spacing w:after="100"/>
      <w:ind w:left="440"/>
    </w:pPr>
  </w:style>
  <w:style w:type="paragraph" w:styleId="TOC4">
    <w:name w:val="toc 4"/>
    <w:basedOn w:val="Normal"/>
    <w:next w:val="Normal"/>
    <w:uiPriority w:val="39"/>
    <w:unhideWhenUsed/>
    <w:rsid w:val="65CCA6AF"/>
    <w:pPr>
      <w:spacing w:after="100"/>
      <w:ind w:left="660"/>
    </w:pPr>
  </w:style>
  <w:style w:type="paragraph" w:styleId="TOC5">
    <w:name w:val="toc 5"/>
    <w:basedOn w:val="Normal"/>
    <w:next w:val="Normal"/>
    <w:uiPriority w:val="39"/>
    <w:unhideWhenUsed/>
    <w:rsid w:val="65CCA6AF"/>
    <w:pPr>
      <w:spacing w:after="100"/>
      <w:ind w:left="880"/>
    </w:pPr>
  </w:style>
  <w:style w:type="paragraph" w:styleId="TOC6">
    <w:name w:val="toc 6"/>
    <w:basedOn w:val="Normal"/>
    <w:next w:val="Normal"/>
    <w:uiPriority w:val="39"/>
    <w:unhideWhenUsed/>
    <w:rsid w:val="65CCA6AF"/>
    <w:pPr>
      <w:spacing w:after="100"/>
      <w:ind w:left="1100"/>
    </w:pPr>
  </w:style>
  <w:style w:type="paragraph" w:styleId="TOC7">
    <w:name w:val="toc 7"/>
    <w:basedOn w:val="Normal"/>
    <w:next w:val="Normal"/>
    <w:uiPriority w:val="39"/>
    <w:unhideWhenUsed/>
    <w:rsid w:val="65CCA6AF"/>
    <w:pPr>
      <w:spacing w:after="100"/>
      <w:ind w:left="1320"/>
    </w:pPr>
  </w:style>
  <w:style w:type="paragraph" w:styleId="TOC8">
    <w:name w:val="toc 8"/>
    <w:basedOn w:val="Normal"/>
    <w:next w:val="Normal"/>
    <w:uiPriority w:val="39"/>
    <w:unhideWhenUsed/>
    <w:rsid w:val="65CCA6AF"/>
    <w:pPr>
      <w:spacing w:after="100"/>
      <w:ind w:left="1540"/>
    </w:pPr>
  </w:style>
  <w:style w:type="paragraph" w:styleId="TOC9">
    <w:name w:val="toc 9"/>
    <w:basedOn w:val="Normal"/>
    <w:next w:val="Normal"/>
    <w:uiPriority w:val="39"/>
    <w:unhideWhenUsed/>
    <w:rsid w:val="65CCA6AF"/>
    <w:pPr>
      <w:spacing w:after="100"/>
      <w:ind w:left="1760"/>
    </w:pPr>
  </w:style>
  <w:style w:type="paragraph" w:styleId="EndnoteText">
    <w:name w:val="endnote text"/>
    <w:basedOn w:val="Normal"/>
    <w:link w:val="EndnoteTextChar"/>
    <w:uiPriority w:val="99"/>
    <w:semiHidden/>
    <w:unhideWhenUsed/>
    <w:rsid w:val="65CCA6AF"/>
    <w:pPr>
      <w:spacing w:after="0"/>
    </w:pPr>
    <w:rPr>
      <w:sz w:val="20"/>
      <w:szCs w:val="20"/>
    </w:rPr>
  </w:style>
  <w:style w:type="character" w:styleId="EndnoteTextChar" w:customStyle="1">
    <w:name w:val="Endnote Text Char"/>
    <w:basedOn w:val="DefaultParagraphFont"/>
    <w:link w:val="EndnoteText"/>
    <w:uiPriority w:val="99"/>
    <w:semiHidden/>
    <w:rsid w:val="65CCA6AF"/>
    <w:rPr>
      <w:rFonts w:ascii="Amasis MT Pro"/>
      <w:b w:val="0"/>
      <w:bCs w:val="0"/>
      <w:i w:val="0"/>
      <w:iCs w:val="0"/>
      <w:color w:val="auto"/>
      <w:sz w:val="20"/>
      <w:szCs w:val="20"/>
      <w:u w:val="none"/>
    </w:rPr>
  </w:style>
  <w:style w:type="paragraph" w:styleId="Footer">
    <w:name w:val="footer"/>
    <w:basedOn w:val="Normal"/>
    <w:link w:val="FooterChar"/>
    <w:uiPriority w:val="99"/>
    <w:unhideWhenUsed/>
    <w:rsid w:val="65CCA6AF"/>
    <w:pPr>
      <w:tabs>
        <w:tab w:val="center" w:pos="4680"/>
        <w:tab w:val="right" w:pos="9360"/>
      </w:tabs>
      <w:spacing w:after="0"/>
    </w:pPr>
  </w:style>
  <w:style w:type="character" w:styleId="FooterChar" w:customStyle="1">
    <w:name w:val="Footer Char"/>
    <w:basedOn w:val="DefaultParagraphFont"/>
    <w:link w:val="Footer"/>
    <w:uiPriority w:val="99"/>
    <w:rsid w:val="65CCA6AF"/>
    <w:rPr>
      <w:rFonts w:ascii="Amasis MT Pro"/>
      <w:b w:val="0"/>
      <w:bCs w:val="0"/>
      <w:i w:val="0"/>
      <w:iCs w:val="0"/>
      <w:color w:val="auto"/>
      <w:sz w:val="24"/>
      <w:szCs w:val="24"/>
      <w:u w:val="none"/>
    </w:rPr>
  </w:style>
  <w:style w:type="paragraph" w:styleId="FootnoteText">
    <w:name w:val="footnote text"/>
    <w:basedOn w:val="Normal"/>
    <w:link w:val="FootnoteTextChar"/>
    <w:uiPriority w:val="99"/>
    <w:semiHidden/>
    <w:unhideWhenUsed/>
    <w:rsid w:val="65CCA6AF"/>
    <w:pPr>
      <w:spacing w:after="0"/>
    </w:pPr>
    <w:rPr>
      <w:sz w:val="20"/>
      <w:szCs w:val="20"/>
    </w:rPr>
  </w:style>
  <w:style w:type="character" w:styleId="FootnoteTextChar" w:customStyle="1">
    <w:name w:val="Footnote Text Char"/>
    <w:basedOn w:val="DefaultParagraphFont"/>
    <w:link w:val="FootnoteText"/>
    <w:uiPriority w:val="99"/>
    <w:semiHidden/>
    <w:rsid w:val="65CCA6AF"/>
    <w:rPr>
      <w:rFonts w:ascii="Amasis MT Pro"/>
      <w:b w:val="0"/>
      <w:bCs w:val="0"/>
      <w:i w:val="0"/>
      <w:iCs w:val="0"/>
      <w:color w:val="auto"/>
      <w:sz w:val="20"/>
      <w:szCs w:val="20"/>
      <w:u w:val="none"/>
    </w:rPr>
  </w:style>
  <w:style w:type="paragraph" w:styleId="Header">
    <w:name w:val="header"/>
    <w:basedOn w:val="Normal"/>
    <w:link w:val="HeaderChar"/>
    <w:uiPriority w:val="99"/>
    <w:unhideWhenUsed/>
    <w:rsid w:val="65CCA6AF"/>
    <w:pPr>
      <w:tabs>
        <w:tab w:val="center" w:pos="4680"/>
        <w:tab w:val="right" w:pos="9360"/>
      </w:tabs>
      <w:spacing w:after="0"/>
    </w:pPr>
  </w:style>
  <w:style w:type="character" w:styleId="HeaderChar" w:customStyle="1">
    <w:name w:val="Header Char"/>
    <w:basedOn w:val="DefaultParagraphFont"/>
    <w:link w:val="Header"/>
    <w:uiPriority w:val="99"/>
    <w:rsid w:val="65CCA6AF"/>
    <w:rPr>
      <w:rFonts w:ascii="Amasis MT Pro"/>
      <w:b w:val="0"/>
      <w:bCs w:val="0"/>
      <w:i w:val="0"/>
      <w:iCs w:val="0"/>
      <w:color w:val="auto"/>
      <w:sz w:val="24"/>
      <w:szCs w:val="24"/>
      <w:u w:val="none"/>
    </w:rPr>
  </w:style>
  <w:style w:type="character" w:styleId="Hyperlink">
    <w:name w:val="Hyperlink"/>
    <w:basedOn w:val="DefaultParagraphFont"/>
    <w:uiPriority w:val="99"/>
    <w:unhideWhenUsed/>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yperlink" Target="mailto:src/@gears-commons/component/data-table-expandable-collapsable/data-table-expandable-collapsable.component.html" TargetMode="Externa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image" Target="media/image11.png"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microsoft.com/office/2020/10/relationships/intelligence" Target="intelligence2.xml" Id="rId22" /><Relationship Type="http://schemas.openxmlformats.org/officeDocument/2006/relationships/hyperlink" Target="https://github.com/pbsgears/sis-scheduler-service" TargetMode="External" Id="R2cdecdb518b24084" /><Relationship Type="http://schemas.openxmlformats.org/officeDocument/2006/relationships/hyperlink" Target="http://localhost:8089/api/v1" TargetMode="External" Id="Ra6e042d79dc44cdf" /><Relationship Type="http://schemas.openxmlformats.org/officeDocument/2006/relationships/image" Target="/media/imagec.png" Id="R5f6f13cdd49b48cd" /><Relationship Type="http://schemas.openxmlformats.org/officeDocument/2006/relationships/image" Target="/media/imaged.png" Id="Rd2a32e534d344eaf" /><Relationship Type="http://schemas.openxmlformats.org/officeDocument/2006/relationships/hyperlink" Target="https://gearsjira.atlassian.net/browse/GSIS-7235" TargetMode="External" Id="Raae794b325614ceb" /><Relationship Type="http://schemas.openxmlformats.org/officeDocument/2006/relationships/image" Target="/media/imagee.png" Id="R69e8f66d5ee84a44" /><Relationship Type="http://schemas.openxmlformats.org/officeDocument/2006/relationships/header" Target="header.xml" Id="R1890de07fbe44f81" /><Relationship Type="http://schemas.openxmlformats.org/officeDocument/2006/relationships/footer" Target="footer.xml" Id="R66973599bd854c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A64743F141314784F41417B1032469" ma:contentTypeVersion="19" ma:contentTypeDescription="Create a new document." ma:contentTypeScope="" ma:versionID="8d88243ed0fe7fe9297761f17d7fc810">
  <xsd:schema xmlns:xsd="http://www.w3.org/2001/XMLSchema" xmlns:xs="http://www.w3.org/2001/XMLSchema" xmlns:p="http://schemas.microsoft.com/office/2006/metadata/properties" xmlns:ns2="c84c62d9-8e21-43a8-916a-76902407bde6" xmlns:ns3="69d90adf-325d-47a3-85ba-692d9310e3ae" targetNamespace="http://schemas.microsoft.com/office/2006/metadata/properties" ma:root="true" ma:fieldsID="5409c2c27dcd8ba669a8a660d399ddac" ns2:_="" ns3:_="">
    <xsd:import namespace="c84c62d9-8e21-43a8-916a-76902407bde6"/>
    <xsd:import namespace="69d90adf-325d-47a3-85ba-692d9310e3a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4c62d9-8e21-43a8-916a-76902407bd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4db15ad-137e-42fd-8af4-f86d0800e016}" ma:internalName="TaxCatchAll" ma:showField="CatchAllData" ma:web="c84c62d9-8e21-43a8-916a-76902407bde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9d90adf-325d-47a3-85ba-692d9310e3a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f9e295f-d19c-4d78-ba46-8c7a4335630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d90adf-325d-47a3-85ba-692d9310e3ae">
      <Terms xmlns="http://schemas.microsoft.com/office/infopath/2007/PartnerControls"/>
    </lcf76f155ced4ddcb4097134ff3c332f>
    <TaxCatchAll xmlns="c84c62d9-8e21-43a8-916a-76902407bde6" xsi:nil="true"/>
    <SharedWithUsers xmlns="c84c62d9-8e21-43a8-916a-76902407bde6">
      <UserInfo>
        <DisplayName>Shantaram Patil</DisplayName>
        <AccountId>2027</AccountId>
        <AccountType/>
      </UserInfo>
      <UserInfo>
        <DisplayName>Nirodha Gunarathna</DisplayName>
        <AccountId>3846</AccountId>
        <AccountType/>
      </UserInfo>
    </SharedWithUsers>
  </documentManagement>
</p:properties>
</file>

<file path=customXml/itemProps1.xml><?xml version="1.0" encoding="utf-8"?>
<ds:datastoreItem xmlns:ds="http://schemas.openxmlformats.org/officeDocument/2006/customXml" ds:itemID="{1A424007-6F12-4AE7-9D44-737D94D6C0BB}">
  <ds:schemaRefs>
    <ds:schemaRef ds:uri="http://schemas.microsoft.com/sharepoint/v3/contenttype/forms"/>
  </ds:schemaRefs>
</ds:datastoreItem>
</file>

<file path=customXml/itemProps2.xml><?xml version="1.0" encoding="utf-8"?>
<ds:datastoreItem xmlns:ds="http://schemas.openxmlformats.org/officeDocument/2006/customXml" ds:itemID="{15D6F034-DECF-4E39-A2ED-4B47DBBC39DB}"/>
</file>

<file path=customXml/itemProps3.xml><?xml version="1.0" encoding="utf-8"?>
<ds:datastoreItem xmlns:ds="http://schemas.openxmlformats.org/officeDocument/2006/customXml" ds:itemID="{51857C9E-1B5E-4B0C-AD52-8703C7C431A3}">
  <ds:schemaRefs>
    <ds:schemaRef ds:uri="http://schemas.microsoft.com/office/2006/metadata/properties"/>
    <ds:schemaRef ds:uri="http://schemas.microsoft.com/office/infopath/2007/PartnerControls"/>
    <ds:schemaRef ds:uri="69d90adf-325d-47a3-85ba-692d9310e3ae"/>
    <ds:schemaRef ds:uri="c84c62d9-8e21-43a8-916a-76902407bde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 Kularathna</dc:creator>
  <cp:keywords/>
  <dc:description/>
  <cp:lastModifiedBy>Dulanjith De Silva</cp:lastModifiedBy>
  <cp:revision>11</cp:revision>
  <dcterms:created xsi:type="dcterms:W3CDTF">2023-01-09T09:43:00Z</dcterms:created>
  <dcterms:modified xsi:type="dcterms:W3CDTF">2025-10-14T04:17:09Z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0x0101001FA64743F141314784F41417B1032469</vt:lpwstr>
  </property>
  <property fmtid="{D5CDD505-2E9C-101B-9397-08002B2CF9AE}" pid="3" name="MediaServiceImageTags">
    <vt:lpwstr/>
  </property>
</Properties>
</file>